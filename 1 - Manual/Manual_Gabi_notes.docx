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FCDF6" w14:textId="77777777" w:rsidR="0089789B" w:rsidRDefault="0089789B" w:rsidP="00E63144">
      <w:pPr>
        <w:pStyle w:val="Title"/>
        <w:jc w:val="both"/>
      </w:pPr>
      <w:r w:rsidRPr="0089789B">
        <w:t>Getting Started with React Native and Expo</w:t>
      </w:r>
    </w:p>
    <w:p w14:paraId="3CAD4EB4" w14:textId="77777777" w:rsidR="00587143" w:rsidRDefault="00587143" w:rsidP="00E63144">
      <w:pPr>
        <w:jc w:val="both"/>
        <w:rPr>
          <w:sz w:val="36"/>
          <w:szCs w:val="36"/>
        </w:rPr>
      </w:pPr>
    </w:p>
    <w:p w14:paraId="5FB11E70" w14:textId="77777777" w:rsidR="00587143" w:rsidRDefault="00587143" w:rsidP="00E63144">
      <w:pPr>
        <w:jc w:val="both"/>
        <w:rPr>
          <w:sz w:val="36"/>
          <w:szCs w:val="36"/>
        </w:rPr>
      </w:pPr>
    </w:p>
    <w:p w14:paraId="28E9A0BB" w14:textId="77777777" w:rsidR="00587143" w:rsidRDefault="00587143" w:rsidP="00E63144">
      <w:pPr>
        <w:jc w:val="both"/>
        <w:rPr>
          <w:sz w:val="36"/>
          <w:szCs w:val="36"/>
        </w:rPr>
      </w:pPr>
    </w:p>
    <w:p w14:paraId="25C7EAF2" w14:textId="77777777" w:rsidR="00587143" w:rsidRDefault="00587143" w:rsidP="00E63144">
      <w:pPr>
        <w:jc w:val="both"/>
        <w:rPr>
          <w:sz w:val="36"/>
          <w:szCs w:val="36"/>
        </w:rPr>
      </w:pPr>
      <w:r>
        <w:rPr>
          <w:noProof/>
          <w:sz w:val="36"/>
          <w:szCs w:val="36"/>
        </w:rPr>
        <w:drawing>
          <wp:anchor distT="0" distB="0" distL="114300" distR="114300" simplePos="0" relativeHeight="251658240" behindDoc="1" locked="0" layoutInCell="1" allowOverlap="1" wp14:anchorId="2DA837A7" wp14:editId="296BCFBF">
            <wp:simplePos x="0" y="0"/>
            <wp:positionH relativeFrom="margin">
              <wp:align>right</wp:align>
            </wp:positionH>
            <wp:positionV relativeFrom="paragraph">
              <wp:posOffset>290195</wp:posOffset>
            </wp:positionV>
            <wp:extent cx="5943600" cy="23774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fQJ4KqHQIxUH9SiAaLev9Q.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14:sizeRelH relativeFrom="page">
              <wp14:pctWidth>0</wp14:pctWidth>
            </wp14:sizeRelH>
            <wp14:sizeRelV relativeFrom="page">
              <wp14:pctHeight>0</wp14:pctHeight>
            </wp14:sizeRelV>
          </wp:anchor>
        </w:drawing>
      </w:r>
    </w:p>
    <w:p w14:paraId="018D048F" w14:textId="77777777" w:rsidR="00587143" w:rsidRDefault="00587143" w:rsidP="00E63144">
      <w:pPr>
        <w:jc w:val="both"/>
        <w:rPr>
          <w:sz w:val="36"/>
          <w:szCs w:val="36"/>
        </w:rPr>
      </w:pPr>
    </w:p>
    <w:p w14:paraId="19F48FBC" w14:textId="77777777" w:rsidR="00587143" w:rsidRDefault="00587143" w:rsidP="00E63144">
      <w:pPr>
        <w:jc w:val="both"/>
        <w:rPr>
          <w:sz w:val="36"/>
          <w:szCs w:val="36"/>
        </w:rPr>
      </w:pPr>
    </w:p>
    <w:p w14:paraId="563AD219" w14:textId="77777777" w:rsidR="00587143" w:rsidRDefault="00587143" w:rsidP="00E63144">
      <w:pPr>
        <w:jc w:val="both"/>
        <w:rPr>
          <w:sz w:val="36"/>
          <w:szCs w:val="36"/>
        </w:rPr>
      </w:pPr>
    </w:p>
    <w:p w14:paraId="299AF445" w14:textId="77777777" w:rsidR="00587143" w:rsidRDefault="00587143" w:rsidP="00E63144">
      <w:pPr>
        <w:jc w:val="both"/>
        <w:rPr>
          <w:sz w:val="36"/>
          <w:szCs w:val="36"/>
        </w:rPr>
      </w:pPr>
    </w:p>
    <w:p w14:paraId="3899BB81" w14:textId="77777777" w:rsidR="00587143" w:rsidRDefault="00587143" w:rsidP="00E63144">
      <w:pPr>
        <w:jc w:val="both"/>
        <w:rPr>
          <w:sz w:val="36"/>
          <w:szCs w:val="36"/>
        </w:rPr>
      </w:pPr>
    </w:p>
    <w:p w14:paraId="7CBB25CB" w14:textId="77777777" w:rsidR="00587143" w:rsidRDefault="00587143" w:rsidP="00E63144">
      <w:pPr>
        <w:jc w:val="both"/>
        <w:rPr>
          <w:sz w:val="36"/>
          <w:szCs w:val="36"/>
        </w:rPr>
      </w:pPr>
    </w:p>
    <w:p w14:paraId="32A5C619" w14:textId="77777777" w:rsidR="00587143" w:rsidRDefault="00587143" w:rsidP="00E63144">
      <w:pPr>
        <w:jc w:val="both"/>
        <w:rPr>
          <w:sz w:val="36"/>
          <w:szCs w:val="36"/>
        </w:rPr>
      </w:pPr>
    </w:p>
    <w:p w14:paraId="1CAD6F8C" w14:textId="77777777" w:rsidR="00587143" w:rsidRDefault="00587143" w:rsidP="00E63144">
      <w:pPr>
        <w:jc w:val="both"/>
        <w:rPr>
          <w:sz w:val="36"/>
          <w:szCs w:val="36"/>
        </w:rPr>
      </w:pPr>
    </w:p>
    <w:p w14:paraId="449D05C2" w14:textId="77777777" w:rsidR="00587143" w:rsidRDefault="00587143" w:rsidP="00E63144">
      <w:pPr>
        <w:jc w:val="both"/>
        <w:rPr>
          <w:sz w:val="36"/>
          <w:szCs w:val="36"/>
        </w:rPr>
      </w:pPr>
    </w:p>
    <w:p w14:paraId="56F2AA48" w14:textId="77777777" w:rsidR="00587143" w:rsidRDefault="00587143" w:rsidP="00E63144">
      <w:pPr>
        <w:jc w:val="both"/>
        <w:rPr>
          <w:sz w:val="36"/>
          <w:szCs w:val="36"/>
        </w:rPr>
      </w:pPr>
    </w:p>
    <w:p w14:paraId="367B7EF3" w14:textId="77777777" w:rsidR="00587143" w:rsidRDefault="00587143" w:rsidP="00E63144">
      <w:pPr>
        <w:jc w:val="both"/>
        <w:rPr>
          <w:sz w:val="36"/>
          <w:szCs w:val="36"/>
        </w:rPr>
      </w:pPr>
    </w:p>
    <w:p w14:paraId="3AC1EE3E" w14:textId="77777777" w:rsidR="00587143" w:rsidRDefault="00587143" w:rsidP="00E63144">
      <w:pPr>
        <w:jc w:val="both"/>
        <w:rPr>
          <w:sz w:val="36"/>
          <w:szCs w:val="36"/>
        </w:rPr>
      </w:pPr>
    </w:p>
    <w:p w14:paraId="3CDDA2AE" w14:textId="77777777" w:rsidR="00587143" w:rsidRDefault="00587143" w:rsidP="00E63144">
      <w:pPr>
        <w:jc w:val="both"/>
        <w:rPr>
          <w:sz w:val="36"/>
          <w:szCs w:val="36"/>
        </w:rPr>
      </w:pPr>
    </w:p>
    <w:p w14:paraId="1DB6C51B" w14:textId="77777777" w:rsidR="00F35E2C" w:rsidRDefault="00F35E2C" w:rsidP="00E63144">
      <w:pPr>
        <w:jc w:val="both"/>
        <w:rPr>
          <w:sz w:val="36"/>
          <w:szCs w:val="36"/>
        </w:rPr>
      </w:pPr>
    </w:p>
    <w:p w14:paraId="07B452C3" w14:textId="77777777" w:rsidR="00F35E2C" w:rsidRDefault="00F35E2C" w:rsidP="00E63144">
      <w:pPr>
        <w:jc w:val="both"/>
        <w:rPr>
          <w:sz w:val="36"/>
          <w:szCs w:val="36"/>
        </w:rPr>
      </w:pPr>
    </w:p>
    <w:sdt>
      <w:sdtPr>
        <w:rPr>
          <w:rFonts w:asciiTheme="minorHAnsi" w:eastAsiaTheme="minorHAnsi" w:hAnsiTheme="minorHAnsi" w:cstheme="minorBidi"/>
          <w:color w:val="auto"/>
          <w:sz w:val="22"/>
          <w:szCs w:val="22"/>
        </w:rPr>
        <w:id w:val="2000621556"/>
        <w:docPartObj>
          <w:docPartGallery w:val="Table of Contents"/>
          <w:docPartUnique/>
        </w:docPartObj>
      </w:sdtPr>
      <w:sdtEndPr>
        <w:rPr>
          <w:b/>
          <w:bCs/>
          <w:noProof/>
        </w:rPr>
      </w:sdtEndPr>
      <w:sdtContent>
        <w:p w14:paraId="2BD7ADED" w14:textId="77777777" w:rsidR="00F35E2C" w:rsidRDefault="00F35E2C" w:rsidP="00E63144">
          <w:pPr>
            <w:pStyle w:val="TOCHeading"/>
            <w:jc w:val="both"/>
          </w:pPr>
          <w:r>
            <w:t>Table of Contents</w:t>
          </w:r>
        </w:p>
        <w:p w14:paraId="0C382196" w14:textId="77777777" w:rsidR="001A42DA" w:rsidRDefault="00F35E2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8679529" w:history="1">
            <w:r w:rsidR="001A42DA" w:rsidRPr="00BD14BA">
              <w:rPr>
                <w:rStyle w:val="Hyperlink"/>
                <w:noProof/>
              </w:rPr>
              <w:t>1. Introduction</w:t>
            </w:r>
            <w:r w:rsidR="001A42DA">
              <w:rPr>
                <w:noProof/>
                <w:webHidden/>
              </w:rPr>
              <w:tab/>
            </w:r>
            <w:r w:rsidR="001A42DA">
              <w:rPr>
                <w:noProof/>
                <w:webHidden/>
              </w:rPr>
              <w:fldChar w:fldCharType="begin"/>
            </w:r>
            <w:r w:rsidR="001A42DA">
              <w:rPr>
                <w:noProof/>
                <w:webHidden/>
              </w:rPr>
              <w:instrText xml:space="preserve"> PAGEREF _Toc178679529 \h </w:instrText>
            </w:r>
            <w:r w:rsidR="001A42DA">
              <w:rPr>
                <w:noProof/>
                <w:webHidden/>
              </w:rPr>
            </w:r>
            <w:r w:rsidR="001A42DA">
              <w:rPr>
                <w:noProof/>
                <w:webHidden/>
              </w:rPr>
              <w:fldChar w:fldCharType="separate"/>
            </w:r>
            <w:r w:rsidR="00530C99">
              <w:rPr>
                <w:noProof/>
                <w:webHidden/>
              </w:rPr>
              <w:t>3</w:t>
            </w:r>
            <w:r w:rsidR="001A42DA">
              <w:rPr>
                <w:noProof/>
                <w:webHidden/>
              </w:rPr>
              <w:fldChar w:fldCharType="end"/>
            </w:r>
          </w:hyperlink>
        </w:p>
        <w:p w14:paraId="606D2BB7" w14:textId="77777777" w:rsidR="001A42DA" w:rsidRDefault="001A42DA">
          <w:pPr>
            <w:pStyle w:val="TOC1"/>
            <w:tabs>
              <w:tab w:val="right" w:leader="dot" w:pos="9350"/>
            </w:tabs>
            <w:rPr>
              <w:rFonts w:eastAsiaTheme="minorEastAsia"/>
              <w:noProof/>
            </w:rPr>
          </w:pPr>
          <w:hyperlink w:anchor="_Toc178679530" w:history="1">
            <w:r w:rsidRPr="00BD14BA">
              <w:rPr>
                <w:rStyle w:val="Hyperlink"/>
                <w:noProof/>
              </w:rPr>
              <w:t>2. Overview</w:t>
            </w:r>
            <w:r>
              <w:rPr>
                <w:noProof/>
                <w:webHidden/>
              </w:rPr>
              <w:tab/>
            </w:r>
            <w:r>
              <w:rPr>
                <w:noProof/>
                <w:webHidden/>
              </w:rPr>
              <w:fldChar w:fldCharType="begin"/>
            </w:r>
            <w:r>
              <w:rPr>
                <w:noProof/>
                <w:webHidden/>
              </w:rPr>
              <w:instrText xml:space="preserve"> PAGEREF _Toc178679530 \h </w:instrText>
            </w:r>
            <w:r>
              <w:rPr>
                <w:noProof/>
                <w:webHidden/>
              </w:rPr>
            </w:r>
            <w:r>
              <w:rPr>
                <w:noProof/>
                <w:webHidden/>
              </w:rPr>
              <w:fldChar w:fldCharType="separate"/>
            </w:r>
            <w:r w:rsidR="00530C99">
              <w:rPr>
                <w:noProof/>
                <w:webHidden/>
              </w:rPr>
              <w:t>3</w:t>
            </w:r>
            <w:r>
              <w:rPr>
                <w:noProof/>
                <w:webHidden/>
              </w:rPr>
              <w:fldChar w:fldCharType="end"/>
            </w:r>
          </w:hyperlink>
        </w:p>
        <w:p w14:paraId="5732FC79" w14:textId="77777777" w:rsidR="001A42DA" w:rsidRDefault="001A42DA">
          <w:pPr>
            <w:pStyle w:val="TOC1"/>
            <w:tabs>
              <w:tab w:val="right" w:leader="dot" w:pos="9350"/>
            </w:tabs>
            <w:rPr>
              <w:rFonts w:eastAsiaTheme="minorEastAsia"/>
              <w:noProof/>
            </w:rPr>
          </w:pPr>
          <w:hyperlink w:anchor="_Toc178679531" w:history="1">
            <w:r w:rsidRPr="00BD14BA">
              <w:rPr>
                <w:rStyle w:val="Hyperlink"/>
                <w:noProof/>
              </w:rPr>
              <w:t>3. Installing the Development Environment</w:t>
            </w:r>
            <w:r>
              <w:rPr>
                <w:noProof/>
                <w:webHidden/>
              </w:rPr>
              <w:tab/>
            </w:r>
            <w:r>
              <w:rPr>
                <w:noProof/>
                <w:webHidden/>
              </w:rPr>
              <w:fldChar w:fldCharType="begin"/>
            </w:r>
            <w:r>
              <w:rPr>
                <w:noProof/>
                <w:webHidden/>
              </w:rPr>
              <w:instrText xml:space="preserve"> PAGEREF _Toc178679531 \h </w:instrText>
            </w:r>
            <w:r>
              <w:rPr>
                <w:noProof/>
                <w:webHidden/>
              </w:rPr>
            </w:r>
            <w:r>
              <w:rPr>
                <w:noProof/>
                <w:webHidden/>
              </w:rPr>
              <w:fldChar w:fldCharType="separate"/>
            </w:r>
            <w:r w:rsidR="00530C99">
              <w:rPr>
                <w:noProof/>
                <w:webHidden/>
              </w:rPr>
              <w:t>3</w:t>
            </w:r>
            <w:r>
              <w:rPr>
                <w:noProof/>
                <w:webHidden/>
              </w:rPr>
              <w:fldChar w:fldCharType="end"/>
            </w:r>
          </w:hyperlink>
        </w:p>
        <w:p w14:paraId="5A0C847F" w14:textId="77777777" w:rsidR="001A42DA" w:rsidRDefault="001A42DA">
          <w:pPr>
            <w:pStyle w:val="TOC2"/>
            <w:tabs>
              <w:tab w:val="right" w:leader="dot" w:pos="9350"/>
            </w:tabs>
            <w:rPr>
              <w:rFonts w:cstheme="minorBidi"/>
              <w:noProof/>
            </w:rPr>
          </w:pPr>
          <w:hyperlink w:anchor="_Toc178679532" w:history="1">
            <w:r w:rsidRPr="00BD14BA">
              <w:rPr>
                <w:rStyle w:val="Hyperlink"/>
                <w:noProof/>
              </w:rPr>
              <w:t>3.1 Computer Installation</w:t>
            </w:r>
            <w:r>
              <w:rPr>
                <w:noProof/>
                <w:webHidden/>
              </w:rPr>
              <w:tab/>
            </w:r>
            <w:r>
              <w:rPr>
                <w:noProof/>
                <w:webHidden/>
              </w:rPr>
              <w:fldChar w:fldCharType="begin"/>
            </w:r>
            <w:r>
              <w:rPr>
                <w:noProof/>
                <w:webHidden/>
              </w:rPr>
              <w:instrText xml:space="preserve"> PAGEREF _Toc178679532 \h </w:instrText>
            </w:r>
            <w:r>
              <w:rPr>
                <w:noProof/>
                <w:webHidden/>
              </w:rPr>
            </w:r>
            <w:r>
              <w:rPr>
                <w:noProof/>
                <w:webHidden/>
              </w:rPr>
              <w:fldChar w:fldCharType="separate"/>
            </w:r>
            <w:r w:rsidR="00530C99">
              <w:rPr>
                <w:noProof/>
                <w:webHidden/>
              </w:rPr>
              <w:t>3</w:t>
            </w:r>
            <w:r>
              <w:rPr>
                <w:noProof/>
                <w:webHidden/>
              </w:rPr>
              <w:fldChar w:fldCharType="end"/>
            </w:r>
          </w:hyperlink>
        </w:p>
        <w:p w14:paraId="2D43F479" w14:textId="77777777" w:rsidR="001A42DA" w:rsidRDefault="001A42DA">
          <w:pPr>
            <w:pStyle w:val="TOC3"/>
            <w:tabs>
              <w:tab w:val="right" w:leader="dot" w:pos="9350"/>
            </w:tabs>
            <w:rPr>
              <w:rFonts w:cstheme="minorBidi"/>
              <w:noProof/>
            </w:rPr>
          </w:pPr>
          <w:hyperlink w:anchor="_Toc178679533" w:history="1">
            <w:r w:rsidRPr="00BD14BA">
              <w:rPr>
                <w:rStyle w:val="Hyperlink"/>
                <w:noProof/>
              </w:rPr>
              <w:t>3.1.1 Install Node.js</w:t>
            </w:r>
            <w:r>
              <w:rPr>
                <w:noProof/>
                <w:webHidden/>
              </w:rPr>
              <w:tab/>
            </w:r>
            <w:r>
              <w:rPr>
                <w:noProof/>
                <w:webHidden/>
              </w:rPr>
              <w:fldChar w:fldCharType="begin"/>
            </w:r>
            <w:r>
              <w:rPr>
                <w:noProof/>
                <w:webHidden/>
              </w:rPr>
              <w:instrText xml:space="preserve"> PAGEREF _Toc178679533 \h </w:instrText>
            </w:r>
            <w:r>
              <w:rPr>
                <w:noProof/>
                <w:webHidden/>
              </w:rPr>
            </w:r>
            <w:r>
              <w:rPr>
                <w:noProof/>
                <w:webHidden/>
              </w:rPr>
              <w:fldChar w:fldCharType="separate"/>
            </w:r>
            <w:r w:rsidR="00530C99">
              <w:rPr>
                <w:noProof/>
                <w:webHidden/>
              </w:rPr>
              <w:t>3</w:t>
            </w:r>
            <w:r>
              <w:rPr>
                <w:noProof/>
                <w:webHidden/>
              </w:rPr>
              <w:fldChar w:fldCharType="end"/>
            </w:r>
          </w:hyperlink>
        </w:p>
        <w:p w14:paraId="230694DC" w14:textId="77777777" w:rsidR="001A42DA" w:rsidRDefault="001A42DA">
          <w:pPr>
            <w:pStyle w:val="TOC3"/>
            <w:tabs>
              <w:tab w:val="right" w:leader="dot" w:pos="9350"/>
            </w:tabs>
            <w:rPr>
              <w:rFonts w:cstheme="minorBidi"/>
              <w:noProof/>
            </w:rPr>
          </w:pPr>
          <w:hyperlink w:anchor="_Toc178679534" w:history="1">
            <w:r w:rsidRPr="00BD14BA">
              <w:rPr>
                <w:rStyle w:val="Hyperlink"/>
                <w:noProof/>
              </w:rPr>
              <w:t>3.1.2 Install Expo CLI</w:t>
            </w:r>
            <w:r>
              <w:rPr>
                <w:noProof/>
                <w:webHidden/>
              </w:rPr>
              <w:tab/>
            </w:r>
            <w:r>
              <w:rPr>
                <w:noProof/>
                <w:webHidden/>
              </w:rPr>
              <w:fldChar w:fldCharType="begin"/>
            </w:r>
            <w:r>
              <w:rPr>
                <w:noProof/>
                <w:webHidden/>
              </w:rPr>
              <w:instrText xml:space="preserve"> PAGEREF _Toc178679534 \h </w:instrText>
            </w:r>
            <w:r>
              <w:rPr>
                <w:noProof/>
                <w:webHidden/>
              </w:rPr>
            </w:r>
            <w:r>
              <w:rPr>
                <w:noProof/>
                <w:webHidden/>
              </w:rPr>
              <w:fldChar w:fldCharType="separate"/>
            </w:r>
            <w:r w:rsidR="00530C99">
              <w:rPr>
                <w:noProof/>
                <w:webHidden/>
              </w:rPr>
              <w:t>4</w:t>
            </w:r>
            <w:r>
              <w:rPr>
                <w:noProof/>
                <w:webHidden/>
              </w:rPr>
              <w:fldChar w:fldCharType="end"/>
            </w:r>
          </w:hyperlink>
        </w:p>
        <w:p w14:paraId="4E8979AA" w14:textId="77777777" w:rsidR="001A42DA" w:rsidRDefault="001A42DA">
          <w:pPr>
            <w:pStyle w:val="TOC2"/>
            <w:tabs>
              <w:tab w:val="right" w:leader="dot" w:pos="9350"/>
            </w:tabs>
            <w:rPr>
              <w:rFonts w:cstheme="minorBidi"/>
              <w:noProof/>
            </w:rPr>
          </w:pPr>
          <w:hyperlink w:anchor="_Toc178679535" w:history="1">
            <w:r w:rsidRPr="00BD14BA">
              <w:rPr>
                <w:rStyle w:val="Hyperlink"/>
                <w:noProof/>
              </w:rPr>
              <w:t>3.2 Phone Installation (iOS or Android)</w:t>
            </w:r>
            <w:r>
              <w:rPr>
                <w:noProof/>
                <w:webHidden/>
              </w:rPr>
              <w:tab/>
            </w:r>
            <w:r>
              <w:rPr>
                <w:noProof/>
                <w:webHidden/>
              </w:rPr>
              <w:fldChar w:fldCharType="begin"/>
            </w:r>
            <w:r>
              <w:rPr>
                <w:noProof/>
                <w:webHidden/>
              </w:rPr>
              <w:instrText xml:space="preserve"> PAGEREF _Toc178679535 \h </w:instrText>
            </w:r>
            <w:r>
              <w:rPr>
                <w:noProof/>
                <w:webHidden/>
              </w:rPr>
            </w:r>
            <w:r>
              <w:rPr>
                <w:noProof/>
                <w:webHidden/>
              </w:rPr>
              <w:fldChar w:fldCharType="separate"/>
            </w:r>
            <w:r w:rsidR="00530C99">
              <w:rPr>
                <w:noProof/>
                <w:webHidden/>
              </w:rPr>
              <w:t>5</w:t>
            </w:r>
            <w:r>
              <w:rPr>
                <w:noProof/>
                <w:webHidden/>
              </w:rPr>
              <w:fldChar w:fldCharType="end"/>
            </w:r>
          </w:hyperlink>
        </w:p>
        <w:p w14:paraId="0B0D3C03" w14:textId="77777777" w:rsidR="001A42DA" w:rsidRDefault="001A42DA">
          <w:pPr>
            <w:pStyle w:val="TOC1"/>
            <w:tabs>
              <w:tab w:val="right" w:leader="dot" w:pos="9350"/>
            </w:tabs>
            <w:rPr>
              <w:rFonts w:eastAsiaTheme="minorEastAsia"/>
              <w:noProof/>
            </w:rPr>
          </w:pPr>
          <w:hyperlink w:anchor="_Toc178679536" w:history="1">
            <w:r w:rsidRPr="00BD14BA">
              <w:rPr>
                <w:rStyle w:val="Hyperlink"/>
                <w:noProof/>
              </w:rPr>
              <w:t>4. Creating Your First React Native App with Expo</w:t>
            </w:r>
            <w:r>
              <w:rPr>
                <w:noProof/>
                <w:webHidden/>
              </w:rPr>
              <w:tab/>
            </w:r>
            <w:r>
              <w:rPr>
                <w:noProof/>
                <w:webHidden/>
              </w:rPr>
              <w:fldChar w:fldCharType="begin"/>
            </w:r>
            <w:r>
              <w:rPr>
                <w:noProof/>
                <w:webHidden/>
              </w:rPr>
              <w:instrText xml:space="preserve"> PAGEREF _Toc178679536 \h </w:instrText>
            </w:r>
            <w:r>
              <w:rPr>
                <w:noProof/>
                <w:webHidden/>
              </w:rPr>
            </w:r>
            <w:r>
              <w:rPr>
                <w:noProof/>
                <w:webHidden/>
              </w:rPr>
              <w:fldChar w:fldCharType="separate"/>
            </w:r>
            <w:r w:rsidR="00530C99">
              <w:rPr>
                <w:noProof/>
                <w:webHidden/>
              </w:rPr>
              <w:t>5</w:t>
            </w:r>
            <w:r>
              <w:rPr>
                <w:noProof/>
                <w:webHidden/>
              </w:rPr>
              <w:fldChar w:fldCharType="end"/>
            </w:r>
          </w:hyperlink>
        </w:p>
        <w:p w14:paraId="15C3FCFC" w14:textId="77777777" w:rsidR="001A42DA" w:rsidRDefault="001A42DA">
          <w:pPr>
            <w:pStyle w:val="TOC2"/>
            <w:tabs>
              <w:tab w:val="right" w:leader="dot" w:pos="9350"/>
            </w:tabs>
            <w:rPr>
              <w:rFonts w:cstheme="minorBidi"/>
              <w:noProof/>
            </w:rPr>
          </w:pPr>
          <w:hyperlink w:anchor="_Toc178679537" w:history="1">
            <w:r w:rsidRPr="00BD14BA">
              <w:rPr>
                <w:rStyle w:val="Hyperlink"/>
                <w:noProof/>
              </w:rPr>
              <w:t>4.1 Initializing the Project</w:t>
            </w:r>
            <w:r>
              <w:rPr>
                <w:noProof/>
                <w:webHidden/>
              </w:rPr>
              <w:tab/>
            </w:r>
            <w:r>
              <w:rPr>
                <w:noProof/>
                <w:webHidden/>
              </w:rPr>
              <w:fldChar w:fldCharType="begin"/>
            </w:r>
            <w:r>
              <w:rPr>
                <w:noProof/>
                <w:webHidden/>
              </w:rPr>
              <w:instrText xml:space="preserve"> PAGEREF _Toc178679537 \h </w:instrText>
            </w:r>
            <w:r>
              <w:rPr>
                <w:noProof/>
                <w:webHidden/>
              </w:rPr>
            </w:r>
            <w:r>
              <w:rPr>
                <w:noProof/>
                <w:webHidden/>
              </w:rPr>
              <w:fldChar w:fldCharType="separate"/>
            </w:r>
            <w:r w:rsidR="00530C99">
              <w:rPr>
                <w:noProof/>
                <w:webHidden/>
              </w:rPr>
              <w:t>5</w:t>
            </w:r>
            <w:r>
              <w:rPr>
                <w:noProof/>
                <w:webHidden/>
              </w:rPr>
              <w:fldChar w:fldCharType="end"/>
            </w:r>
          </w:hyperlink>
        </w:p>
        <w:p w14:paraId="1ACD0460" w14:textId="77777777" w:rsidR="001A42DA" w:rsidRDefault="001A42DA">
          <w:pPr>
            <w:pStyle w:val="TOC2"/>
            <w:tabs>
              <w:tab w:val="right" w:leader="dot" w:pos="9350"/>
            </w:tabs>
            <w:rPr>
              <w:rFonts w:cstheme="minorBidi"/>
              <w:noProof/>
            </w:rPr>
          </w:pPr>
          <w:hyperlink w:anchor="_Toc178679538" w:history="1">
            <w:r w:rsidRPr="00BD14BA">
              <w:rPr>
                <w:rStyle w:val="Hyperlink"/>
                <w:noProof/>
              </w:rPr>
              <w:t>4.2 Viewing Your App on Your Phone</w:t>
            </w:r>
            <w:r>
              <w:rPr>
                <w:noProof/>
                <w:webHidden/>
              </w:rPr>
              <w:tab/>
            </w:r>
            <w:r>
              <w:rPr>
                <w:noProof/>
                <w:webHidden/>
              </w:rPr>
              <w:fldChar w:fldCharType="begin"/>
            </w:r>
            <w:r>
              <w:rPr>
                <w:noProof/>
                <w:webHidden/>
              </w:rPr>
              <w:instrText xml:space="preserve"> PAGEREF _Toc178679538 \h </w:instrText>
            </w:r>
            <w:r>
              <w:rPr>
                <w:noProof/>
                <w:webHidden/>
              </w:rPr>
            </w:r>
            <w:r>
              <w:rPr>
                <w:noProof/>
                <w:webHidden/>
              </w:rPr>
              <w:fldChar w:fldCharType="separate"/>
            </w:r>
            <w:r w:rsidR="00530C99">
              <w:rPr>
                <w:noProof/>
                <w:webHidden/>
              </w:rPr>
              <w:t>6</w:t>
            </w:r>
            <w:r>
              <w:rPr>
                <w:noProof/>
                <w:webHidden/>
              </w:rPr>
              <w:fldChar w:fldCharType="end"/>
            </w:r>
          </w:hyperlink>
        </w:p>
        <w:p w14:paraId="462D8C86" w14:textId="77777777" w:rsidR="001A42DA" w:rsidRDefault="001A42DA">
          <w:pPr>
            <w:pStyle w:val="TOC1"/>
            <w:tabs>
              <w:tab w:val="right" w:leader="dot" w:pos="9350"/>
            </w:tabs>
            <w:rPr>
              <w:rFonts w:eastAsiaTheme="minorEastAsia"/>
              <w:noProof/>
            </w:rPr>
          </w:pPr>
          <w:hyperlink w:anchor="_Toc178679539" w:history="1">
            <w:r w:rsidRPr="00BD14BA">
              <w:rPr>
                <w:rStyle w:val="Hyperlink"/>
                <w:noProof/>
              </w:rPr>
              <w:t>4.3 Understanding the Project Structure</w:t>
            </w:r>
            <w:r>
              <w:rPr>
                <w:noProof/>
                <w:webHidden/>
              </w:rPr>
              <w:tab/>
            </w:r>
            <w:r>
              <w:rPr>
                <w:noProof/>
                <w:webHidden/>
              </w:rPr>
              <w:fldChar w:fldCharType="begin"/>
            </w:r>
            <w:r>
              <w:rPr>
                <w:noProof/>
                <w:webHidden/>
              </w:rPr>
              <w:instrText xml:space="preserve"> PAGEREF _Toc178679539 \h </w:instrText>
            </w:r>
            <w:r>
              <w:rPr>
                <w:noProof/>
                <w:webHidden/>
              </w:rPr>
            </w:r>
            <w:r>
              <w:rPr>
                <w:noProof/>
                <w:webHidden/>
              </w:rPr>
              <w:fldChar w:fldCharType="separate"/>
            </w:r>
            <w:r w:rsidR="00530C99">
              <w:rPr>
                <w:noProof/>
                <w:webHidden/>
              </w:rPr>
              <w:t>8</w:t>
            </w:r>
            <w:r>
              <w:rPr>
                <w:noProof/>
                <w:webHidden/>
              </w:rPr>
              <w:fldChar w:fldCharType="end"/>
            </w:r>
          </w:hyperlink>
        </w:p>
        <w:p w14:paraId="5C74CC9E" w14:textId="77777777" w:rsidR="001A42DA" w:rsidRDefault="001A42DA">
          <w:pPr>
            <w:pStyle w:val="TOC1"/>
            <w:tabs>
              <w:tab w:val="right" w:leader="dot" w:pos="9350"/>
            </w:tabs>
            <w:rPr>
              <w:rFonts w:eastAsiaTheme="minorEastAsia"/>
              <w:noProof/>
            </w:rPr>
          </w:pPr>
          <w:hyperlink w:anchor="_Toc178679540" w:history="1">
            <w:r w:rsidRPr="00BD14BA">
              <w:rPr>
                <w:rStyle w:val="Hyperlink"/>
                <w:rFonts w:eastAsia="Times New Roman"/>
                <w:noProof/>
              </w:rPr>
              <w:t>5. Network Configuration</w:t>
            </w:r>
            <w:r>
              <w:rPr>
                <w:noProof/>
                <w:webHidden/>
              </w:rPr>
              <w:tab/>
            </w:r>
            <w:r>
              <w:rPr>
                <w:noProof/>
                <w:webHidden/>
              </w:rPr>
              <w:fldChar w:fldCharType="begin"/>
            </w:r>
            <w:r>
              <w:rPr>
                <w:noProof/>
                <w:webHidden/>
              </w:rPr>
              <w:instrText xml:space="preserve"> PAGEREF _Toc178679540 \h </w:instrText>
            </w:r>
            <w:r>
              <w:rPr>
                <w:noProof/>
                <w:webHidden/>
              </w:rPr>
            </w:r>
            <w:r>
              <w:rPr>
                <w:noProof/>
                <w:webHidden/>
              </w:rPr>
              <w:fldChar w:fldCharType="separate"/>
            </w:r>
            <w:r w:rsidR="00530C99">
              <w:rPr>
                <w:noProof/>
                <w:webHidden/>
              </w:rPr>
              <w:t>8</w:t>
            </w:r>
            <w:r>
              <w:rPr>
                <w:noProof/>
                <w:webHidden/>
              </w:rPr>
              <w:fldChar w:fldCharType="end"/>
            </w:r>
          </w:hyperlink>
        </w:p>
        <w:p w14:paraId="07DA9E5F" w14:textId="77777777" w:rsidR="001A42DA" w:rsidRDefault="001A42DA">
          <w:pPr>
            <w:pStyle w:val="TOC3"/>
            <w:tabs>
              <w:tab w:val="right" w:leader="dot" w:pos="9350"/>
            </w:tabs>
            <w:rPr>
              <w:rFonts w:cstheme="minorBidi"/>
              <w:noProof/>
            </w:rPr>
          </w:pPr>
          <w:hyperlink w:anchor="_Toc178679541" w:history="1">
            <w:r w:rsidRPr="00BD14BA">
              <w:rPr>
                <w:rStyle w:val="Hyperlink"/>
                <w:noProof/>
              </w:rPr>
              <w:t>5.2.1. Set up IP Address</w:t>
            </w:r>
            <w:r>
              <w:rPr>
                <w:noProof/>
                <w:webHidden/>
              </w:rPr>
              <w:tab/>
            </w:r>
            <w:r>
              <w:rPr>
                <w:noProof/>
                <w:webHidden/>
              </w:rPr>
              <w:fldChar w:fldCharType="begin"/>
            </w:r>
            <w:r>
              <w:rPr>
                <w:noProof/>
                <w:webHidden/>
              </w:rPr>
              <w:instrText xml:space="preserve"> PAGEREF _Toc178679541 \h </w:instrText>
            </w:r>
            <w:r>
              <w:rPr>
                <w:noProof/>
                <w:webHidden/>
              </w:rPr>
            </w:r>
            <w:r>
              <w:rPr>
                <w:noProof/>
                <w:webHidden/>
              </w:rPr>
              <w:fldChar w:fldCharType="separate"/>
            </w:r>
            <w:r w:rsidR="00530C99">
              <w:rPr>
                <w:noProof/>
                <w:webHidden/>
              </w:rPr>
              <w:t>8</w:t>
            </w:r>
            <w:r>
              <w:rPr>
                <w:noProof/>
                <w:webHidden/>
              </w:rPr>
              <w:fldChar w:fldCharType="end"/>
            </w:r>
          </w:hyperlink>
        </w:p>
        <w:p w14:paraId="68FA553C" w14:textId="77777777" w:rsidR="001A42DA" w:rsidRDefault="001A42DA">
          <w:pPr>
            <w:pStyle w:val="TOC3"/>
            <w:tabs>
              <w:tab w:val="right" w:leader="dot" w:pos="9350"/>
            </w:tabs>
            <w:rPr>
              <w:rFonts w:cstheme="minorBidi"/>
              <w:noProof/>
            </w:rPr>
          </w:pPr>
          <w:hyperlink w:anchor="_Toc178679542" w:history="1">
            <w:r w:rsidRPr="00BD14BA">
              <w:rPr>
                <w:rStyle w:val="Hyperlink"/>
                <w:noProof/>
              </w:rPr>
              <w:t>5.2.2. Ports</w:t>
            </w:r>
            <w:r>
              <w:rPr>
                <w:noProof/>
                <w:webHidden/>
              </w:rPr>
              <w:tab/>
            </w:r>
            <w:r>
              <w:rPr>
                <w:noProof/>
                <w:webHidden/>
              </w:rPr>
              <w:fldChar w:fldCharType="begin"/>
            </w:r>
            <w:r>
              <w:rPr>
                <w:noProof/>
                <w:webHidden/>
              </w:rPr>
              <w:instrText xml:space="preserve"> PAGEREF _Toc178679542 \h </w:instrText>
            </w:r>
            <w:r>
              <w:rPr>
                <w:noProof/>
                <w:webHidden/>
              </w:rPr>
            </w:r>
            <w:r>
              <w:rPr>
                <w:noProof/>
                <w:webHidden/>
              </w:rPr>
              <w:fldChar w:fldCharType="separate"/>
            </w:r>
            <w:r w:rsidR="00530C99">
              <w:rPr>
                <w:noProof/>
                <w:webHidden/>
              </w:rPr>
              <w:t>9</w:t>
            </w:r>
            <w:r>
              <w:rPr>
                <w:noProof/>
                <w:webHidden/>
              </w:rPr>
              <w:fldChar w:fldCharType="end"/>
            </w:r>
          </w:hyperlink>
        </w:p>
        <w:p w14:paraId="66A4DDE0" w14:textId="77777777" w:rsidR="001A42DA" w:rsidRDefault="001A42DA">
          <w:pPr>
            <w:pStyle w:val="TOC1"/>
            <w:tabs>
              <w:tab w:val="right" w:leader="dot" w:pos="9350"/>
            </w:tabs>
            <w:rPr>
              <w:rFonts w:eastAsiaTheme="minorEastAsia"/>
              <w:noProof/>
            </w:rPr>
          </w:pPr>
          <w:hyperlink w:anchor="_Toc178679543" w:history="1">
            <w:r w:rsidRPr="00BD14BA">
              <w:rPr>
                <w:rStyle w:val="Hyperlink"/>
                <w:noProof/>
              </w:rPr>
              <w:t>6. Modifying Your App</w:t>
            </w:r>
            <w:r>
              <w:rPr>
                <w:noProof/>
                <w:webHidden/>
              </w:rPr>
              <w:tab/>
            </w:r>
            <w:r>
              <w:rPr>
                <w:noProof/>
                <w:webHidden/>
              </w:rPr>
              <w:fldChar w:fldCharType="begin"/>
            </w:r>
            <w:r>
              <w:rPr>
                <w:noProof/>
                <w:webHidden/>
              </w:rPr>
              <w:instrText xml:space="preserve"> PAGEREF _Toc178679543 \h </w:instrText>
            </w:r>
            <w:r>
              <w:rPr>
                <w:noProof/>
                <w:webHidden/>
              </w:rPr>
            </w:r>
            <w:r>
              <w:rPr>
                <w:noProof/>
                <w:webHidden/>
              </w:rPr>
              <w:fldChar w:fldCharType="separate"/>
            </w:r>
            <w:r w:rsidR="00530C99">
              <w:rPr>
                <w:noProof/>
                <w:webHidden/>
              </w:rPr>
              <w:t>9</w:t>
            </w:r>
            <w:r>
              <w:rPr>
                <w:noProof/>
                <w:webHidden/>
              </w:rPr>
              <w:fldChar w:fldCharType="end"/>
            </w:r>
          </w:hyperlink>
        </w:p>
        <w:p w14:paraId="5DE0B69C" w14:textId="77777777" w:rsidR="001A42DA" w:rsidRDefault="001A42DA">
          <w:pPr>
            <w:pStyle w:val="TOC2"/>
            <w:tabs>
              <w:tab w:val="right" w:leader="dot" w:pos="9350"/>
            </w:tabs>
            <w:rPr>
              <w:rFonts w:cstheme="minorBidi"/>
              <w:noProof/>
            </w:rPr>
          </w:pPr>
          <w:hyperlink w:anchor="_Toc178679544" w:history="1">
            <w:r w:rsidRPr="00BD14BA">
              <w:rPr>
                <w:rStyle w:val="Hyperlink"/>
                <w:noProof/>
              </w:rPr>
              <w:t>6.1 Open and Edit Your App.js File</w:t>
            </w:r>
            <w:r>
              <w:rPr>
                <w:noProof/>
                <w:webHidden/>
              </w:rPr>
              <w:tab/>
            </w:r>
            <w:r>
              <w:rPr>
                <w:noProof/>
                <w:webHidden/>
              </w:rPr>
              <w:fldChar w:fldCharType="begin"/>
            </w:r>
            <w:r>
              <w:rPr>
                <w:noProof/>
                <w:webHidden/>
              </w:rPr>
              <w:instrText xml:space="preserve"> PAGEREF _Toc178679544 \h </w:instrText>
            </w:r>
            <w:r>
              <w:rPr>
                <w:noProof/>
                <w:webHidden/>
              </w:rPr>
            </w:r>
            <w:r>
              <w:rPr>
                <w:noProof/>
                <w:webHidden/>
              </w:rPr>
              <w:fldChar w:fldCharType="separate"/>
            </w:r>
            <w:r w:rsidR="00530C99">
              <w:rPr>
                <w:noProof/>
                <w:webHidden/>
              </w:rPr>
              <w:t>9</w:t>
            </w:r>
            <w:r>
              <w:rPr>
                <w:noProof/>
                <w:webHidden/>
              </w:rPr>
              <w:fldChar w:fldCharType="end"/>
            </w:r>
          </w:hyperlink>
        </w:p>
        <w:p w14:paraId="10CA6F84" w14:textId="77777777" w:rsidR="001A42DA" w:rsidRDefault="001A42DA">
          <w:pPr>
            <w:pStyle w:val="TOC2"/>
            <w:tabs>
              <w:tab w:val="right" w:leader="dot" w:pos="9350"/>
            </w:tabs>
            <w:rPr>
              <w:rFonts w:cstheme="minorBidi"/>
              <w:noProof/>
            </w:rPr>
          </w:pPr>
          <w:hyperlink w:anchor="_Toc178679545" w:history="1">
            <w:r w:rsidRPr="00BD14BA">
              <w:rPr>
                <w:rStyle w:val="Hyperlink"/>
                <w:noProof/>
              </w:rPr>
              <w:t>6.2 Customizing the App’s Appearance</w:t>
            </w:r>
            <w:r>
              <w:rPr>
                <w:noProof/>
                <w:webHidden/>
              </w:rPr>
              <w:tab/>
            </w:r>
            <w:r>
              <w:rPr>
                <w:noProof/>
                <w:webHidden/>
              </w:rPr>
              <w:fldChar w:fldCharType="begin"/>
            </w:r>
            <w:r>
              <w:rPr>
                <w:noProof/>
                <w:webHidden/>
              </w:rPr>
              <w:instrText xml:space="preserve"> PAGEREF _Toc178679545 \h </w:instrText>
            </w:r>
            <w:r>
              <w:rPr>
                <w:noProof/>
                <w:webHidden/>
              </w:rPr>
            </w:r>
            <w:r>
              <w:rPr>
                <w:noProof/>
                <w:webHidden/>
              </w:rPr>
              <w:fldChar w:fldCharType="separate"/>
            </w:r>
            <w:r w:rsidR="00530C99">
              <w:rPr>
                <w:noProof/>
                <w:webHidden/>
              </w:rPr>
              <w:t>11</w:t>
            </w:r>
            <w:r>
              <w:rPr>
                <w:noProof/>
                <w:webHidden/>
              </w:rPr>
              <w:fldChar w:fldCharType="end"/>
            </w:r>
          </w:hyperlink>
        </w:p>
        <w:p w14:paraId="4124E38F" w14:textId="77777777" w:rsidR="001A42DA" w:rsidRDefault="001A42DA">
          <w:pPr>
            <w:pStyle w:val="TOC1"/>
            <w:tabs>
              <w:tab w:val="right" w:leader="dot" w:pos="9350"/>
            </w:tabs>
            <w:rPr>
              <w:rFonts w:eastAsiaTheme="minorEastAsia"/>
              <w:noProof/>
            </w:rPr>
          </w:pPr>
          <w:hyperlink w:anchor="_Toc178679546" w:history="1">
            <w:r w:rsidRPr="00BD14BA">
              <w:rPr>
                <w:rStyle w:val="Hyperlink"/>
                <w:noProof/>
              </w:rPr>
              <w:t>7. Troubleshooting</w:t>
            </w:r>
            <w:r>
              <w:rPr>
                <w:noProof/>
                <w:webHidden/>
              </w:rPr>
              <w:tab/>
            </w:r>
            <w:r>
              <w:rPr>
                <w:noProof/>
                <w:webHidden/>
              </w:rPr>
              <w:fldChar w:fldCharType="begin"/>
            </w:r>
            <w:r>
              <w:rPr>
                <w:noProof/>
                <w:webHidden/>
              </w:rPr>
              <w:instrText xml:space="preserve"> PAGEREF _Toc178679546 \h </w:instrText>
            </w:r>
            <w:r>
              <w:rPr>
                <w:noProof/>
                <w:webHidden/>
              </w:rPr>
            </w:r>
            <w:r>
              <w:rPr>
                <w:noProof/>
                <w:webHidden/>
              </w:rPr>
              <w:fldChar w:fldCharType="separate"/>
            </w:r>
            <w:r w:rsidR="00530C99">
              <w:rPr>
                <w:noProof/>
                <w:webHidden/>
              </w:rPr>
              <w:t>12</w:t>
            </w:r>
            <w:r>
              <w:rPr>
                <w:noProof/>
                <w:webHidden/>
              </w:rPr>
              <w:fldChar w:fldCharType="end"/>
            </w:r>
          </w:hyperlink>
        </w:p>
        <w:p w14:paraId="3F3ABF2A" w14:textId="77777777" w:rsidR="001A42DA" w:rsidRDefault="001A42DA">
          <w:pPr>
            <w:pStyle w:val="TOC1"/>
            <w:tabs>
              <w:tab w:val="right" w:leader="dot" w:pos="9350"/>
            </w:tabs>
            <w:rPr>
              <w:rFonts w:eastAsiaTheme="minorEastAsia"/>
              <w:noProof/>
            </w:rPr>
          </w:pPr>
          <w:hyperlink w:anchor="_Toc178679547" w:history="1">
            <w:r w:rsidRPr="00BD14BA">
              <w:rPr>
                <w:rStyle w:val="Hyperlink"/>
                <w:noProof/>
              </w:rPr>
              <w:t>8. Additional Resources</w:t>
            </w:r>
            <w:r>
              <w:rPr>
                <w:noProof/>
                <w:webHidden/>
              </w:rPr>
              <w:tab/>
            </w:r>
            <w:r>
              <w:rPr>
                <w:noProof/>
                <w:webHidden/>
              </w:rPr>
              <w:fldChar w:fldCharType="begin"/>
            </w:r>
            <w:r>
              <w:rPr>
                <w:noProof/>
                <w:webHidden/>
              </w:rPr>
              <w:instrText xml:space="preserve"> PAGEREF _Toc178679547 \h </w:instrText>
            </w:r>
            <w:r>
              <w:rPr>
                <w:noProof/>
                <w:webHidden/>
              </w:rPr>
            </w:r>
            <w:r>
              <w:rPr>
                <w:noProof/>
                <w:webHidden/>
              </w:rPr>
              <w:fldChar w:fldCharType="separate"/>
            </w:r>
            <w:r w:rsidR="00530C99">
              <w:rPr>
                <w:noProof/>
                <w:webHidden/>
              </w:rPr>
              <w:t>12</w:t>
            </w:r>
            <w:r>
              <w:rPr>
                <w:noProof/>
                <w:webHidden/>
              </w:rPr>
              <w:fldChar w:fldCharType="end"/>
            </w:r>
          </w:hyperlink>
        </w:p>
        <w:p w14:paraId="4BC47C68" w14:textId="77777777" w:rsidR="001A42DA" w:rsidRDefault="001A42DA">
          <w:pPr>
            <w:pStyle w:val="TOC1"/>
            <w:tabs>
              <w:tab w:val="right" w:leader="dot" w:pos="9350"/>
            </w:tabs>
            <w:rPr>
              <w:rFonts w:eastAsiaTheme="minorEastAsia"/>
              <w:noProof/>
            </w:rPr>
          </w:pPr>
          <w:hyperlink w:anchor="_Toc178679548" w:history="1">
            <w:r w:rsidRPr="00BD14BA">
              <w:rPr>
                <w:rStyle w:val="Hyperlink"/>
                <w:noProof/>
              </w:rPr>
              <w:t>9. Key Terms</w:t>
            </w:r>
            <w:r>
              <w:rPr>
                <w:noProof/>
                <w:webHidden/>
              </w:rPr>
              <w:tab/>
            </w:r>
            <w:r>
              <w:rPr>
                <w:noProof/>
                <w:webHidden/>
              </w:rPr>
              <w:fldChar w:fldCharType="begin"/>
            </w:r>
            <w:r>
              <w:rPr>
                <w:noProof/>
                <w:webHidden/>
              </w:rPr>
              <w:instrText xml:space="preserve"> PAGEREF _Toc178679548 \h </w:instrText>
            </w:r>
            <w:r>
              <w:rPr>
                <w:noProof/>
                <w:webHidden/>
              </w:rPr>
            </w:r>
            <w:r>
              <w:rPr>
                <w:noProof/>
                <w:webHidden/>
              </w:rPr>
              <w:fldChar w:fldCharType="separate"/>
            </w:r>
            <w:r w:rsidR="00530C99">
              <w:rPr>
                <w:noProof/>
                <w:webHidden/>
              </w:rPr>
              <w:t>12</w:t>
            </w:r>
            <w:r>
              <w:rPr>
                <w:noProof/>
                <w:webHidden/>
              </w:rPr>
              <w:fldChar w:fldCharType="end"/>
            </w:r>
          </w:hyperlink>
        </w:p>
        <w:p w14:paraId="4BE58CEE" w14:textId="77777777" w:rsidR="001A42DA" w:rsidRDefault="001A42DA">
          <w:pPr>
            <w:pStyle w:val="TOC1"/>
            <w:tabs>
              <w:tab w:val="right" w:leader="dot" w:pos="9350"/>
            </w:tabs>
            <w:rPr>
              <w:rFonts w:eastAsiaTheme="minorEastAsia"/>
              <w:noProof/>
            </w:rPr>
          </w:pPr>
          <w:hyperlink w:anchor="_Toc178679549" w:history="1">
            <w:r w:rsidRPr="00BD14BA">
              <w:rPr>
                <w:rStyle w:val="Hyperlink"/>
                <w:noProof/>
              </w:rPr>
              <w:t>10. Glossary</w:t>
            </w:r>
            <w:r>
              <w:rPr>
                <w:noProof/>
                <w:webHidden/>
              </w:rPr>
              <w:tab/>
            </w:r>
            <w:r>
              <w:rPr>
                <w:noProof/>
                <w:webHidden/>
              </w:rPr>
              <w:fldChar w:fldCharType="begin"/>
            </w:r>
            <w:r>
              <w:rPr>
                <w:noProof/>
                <w:webHidden/>
              </w:rPr>
              <w:instrText xml:space="preserve"> PAGEREF _Toc178679549 \h </w:instrText>
            </w:r>
            <w:r>
              <w:rPr>
                <w:noProof/>
                <w:webHidden/>
              </w:rPr>
            </w:r>
            <w:r>
              <w:rPr>
                <w:noProof/>
                <w:webHidden/>
              </w:rPr>
              <w:fldChar w:fldCharType="separate"/>
            </w:r>
            <w:r w:rsidR="00530C99">
              <w:rPr>
                <w:noProof/>
                <w:webHidden/>
              </w:rPr>
              <w:t>13</w:t>
            </w:r>
            <w:r>
              <w:rPr>
                <w:noProof/>
                <w:webHidden/>
              </w:rPr>
              <w:fldChar w:fldCharType="end"/>
            </w:r>
          </w:hyperlink>
        </w:p>
        <w:p w14:paraId="405C568F" w14:textId="77777777" w:rsidR="00F35E2C" w:rsidRDefault="00F35E2C" w:rsidP="00E63144">
          <w:pPr>
            <w:jc w:val="both"/>
          </w:pPr>
          <w:r>
            <w:rPr>
              <w:b/>
              <w:bCs/>
              <w:noProof/>
            </w:rPr>
            <w:fldChar w:fldCharType="end"/>
          </w:r>
        </w:p>
      </w:sdtContent>
    </w:sdt>
    <w:p w14:paraId="31718C75" w14:textId="77777777" w:rsidR="00F35E2C" w:rsidRDefault="00F35E2C" w:rsidP="00E63144">
      <w:pPr>
        <w:jc w:val="both"/>
        <w:rPr>
          <w:sz w:val="36"/>
          <w:szCs w:val="36"/>
        </w:rPr>
      </w:pPr>
    </w:p>
    <w:p w14:paraId="6C263C8B" w14:textId="77777777" w:rsidR="00F35E2C" w:rsidRDefault="00F35E2C" w:rsidP="00E63144">
      <w:pPr>
        <w:jc w:val="both"/>
        <w:rPr>
          <w:sz w:val="36"/>
          <w:szCs w:val="36"/>
        </w:rPr>
      </w:pPr>
    </w:p>
    <w:p w14:paraId="11ED8ABF" w14:textId="77777777" w:rsidR="00F35E2C" w:rsidRDefault="00F35E2C" w:rsidP="00E63144">
      <w:pPr>
        <w:jc w:val="both"/>
        <w:rPr>
          <w:sz w:val="36"/>
          <w:szCs w:val="36"/>
        </w:rPr>
      </w:pPr>
    </w:p>
    <w:p w14:paraId="60F08ABD" w14:textId="77777777" w:rsidR="00F35E2C" w:rsidRDefault="00F35E2C" w:rsidP="00E63144">
      <w:pPr>
        <w:jc w:val="both"/>
        <w:rPr>
          <w:sz w:val="36"/>
          <w:szCs w:val="36"/>
        </w:rPr>
      </w:pPr>
    </w:p>
    <w:p w14:paraId="07076E33" w14:textId="77777777" w:rsidR="00F35E2C" w:rsidRDefault="00F35E2C" w:rsidP="00E63144">
      <w:pPr>
        <w:jc w:val="both"/>
        <w:rPr>
          <w:sz w:val="36"/>
          <w:szCs w:val="36"/>
        </w:rPr>
      </w:pPr>
    </w:p>
    <w:p w14:paraId="431B3F78" w14:textId="77777777" w:rsidR="00274D2D" w:rsidRDefault="00274D2D" w:rsidP="00E63144">
      <w:pPr>
        <w:jc w:val="both"/>
      </w:pPr>
    </w:p>
    <w:p w14:paraId="075EA721" w14:textId="77777777" w:rsidR="00274D2D" w:rsidRDefault="008B260B" w:rsidP="00E63144">
      <w:pPr>
        <w:pStyle w:val="Heading1"/>
        <w:jc w:val="both"/>
      </w:pPr>
      <w:bookmarkStart w:id="0" w:name="_Toc178679529"/>
      <w:r>
        <w:lastRenderedPageBreak/>
        <w:t>1. Introduction</w:t>
      </w:r>
      <w:bookmarkEnd w:id="0"/>
    </w:p>
    <w:p w14:paraId="553E49DF" w14:textId="77777777" w:rsidR="005A06CA" w:rsidRPr="005A06CA" w:rsidRDefault="005A06CA" w:rsidP="005A06CA">
      <w:pPr>
        <w:pStyle w:val="NormalWeb"/>
        <w:jc w:val="both"/>
        <w:rPr>
          <w:rFonts w:asciiTheme="minorHAnsi" w:hAnsiTheme="minorHAnsi" w:cstheme="minorHAnsi"/>
          <w:sz w:val="22"/>
          <w:szCs w:val="22"/>
        </w:rPr>
      </w:pPr>
      <w:r w:rsidRPr="005A06CA">
        <w:rPr>
          <w:rFonts w:asciiTheme="minorHAnsi" w:hAnsiTheme="minorHAnsi" w:cstheme="minorHAnsi"/>
          <w:sz w:val="22"/>
          <w:szCs w:val="22"/>
        </w:rPr>
        <w:t>React Native is an open-source framework for building mobile applications using JavaScript, allowing developers to create apps for both Android and iOS with a single codebase. This approach greatly reduces development time and effort, making it an efficient choice for cross-platform app development.</w:t>
      </w:r>
    </w:p>
    <w:p w14:paraId="51A4C248" w14:textId="77777777" w:rsidR="005A06CA" w:rsidRPr="005A06CA" w:rsidRDefault="005A06CA" w:rsidP="005A06CA">
      <w:pPr>
        <w:pStyle w:val="NormalWeb"/>
        <w:jc w:val="both"/>
        <w:rPr>
          <w:rFonts w:asciiTheme="minorHAnsi" w:hAnsiTheme="minorHAnsi" w:cstheme="minorHAnsi"/>
          <w:sz w:val="22"/>
          <w:szCs w:val="22"/>
        </w:rPr>
      </w:pPr>
      <w:r w:rsidRPr="005A06CA">
        <w:rPr>
          <w:rFonts w:asciiTheme="minorHAnsi" w:hAnsiTheme="minorHAnsi" w:cstheme="minorHAnsi"/>
          <w:sz w:val="22"/>
          <w:szCs w:val="22"/>
        </w:rPr>
        <w:t>Expo, on the other hand, is a platform and set of tools that simplify React Native development, especially for beginners. It offers a streamlined development experience by providing pre-configured workflows, a built-in library of components, and easy access to native device features. With Expo, you can avoid the complexities of native code, making it easier to get started and focus on building your app.</w:t>
      </w:r>
    </w:p>
    <w:p w14:paraId="38BE2EEE" w14:textId="77777777" w:rsidR="00274D2D" w:rsidRPr="00BB32E2" w:rsidRDefault="005A06CA" w:rsidP="00BB32E2">
      <w:pPr>
        <w:pStyle w:val="NormalWeb"/>
        <w:jc w:val="both"/>
        <w:rPr>
          <w:rFonts w:asciiTheme="minorHAnsi" w:hAnsiTheme="minorHAnsi" w:cstheme="minorHAnsi"/>
          <w:sz w:val="22"/>
          <w:szCs w:val="22"/>
        </w:rPr>
      </w:pPr>
      <w:r w:rsidRPr="005A06CA">
        <w:rPr>
          <w:rFonts w:asciiTheme="minorHAnsi" w:hAnsiTheme="minorHAnsi" w:cstheme="minorHAnsi"/>
          <w:sz w:val="22"/>
          <w:szCs w:val="22"/>
        </w:rPr>
        <w:t>This guide is designed for people who are new to React Native and want a hands-on introduction. It will walk you through installing the necessary development environment, setting up Expo, and creating your first React Native app. By the end of this guide, you'll have a foundational understanding of how React Native works and how to use Expo to develop and run your applications efficiently.</w:t>
      </w:r>
    </w:p>
    <w:p w14:paraId="731B3414" w14:textId="77777777" w:rsidR="00274D2D" w:rsidRDefault="008B260B" w:rsidP="00E63144">
      <w:pPr>
        <w:pStyle w:val="Heading1"/>
        <w:jc w:val="both"/>
      </w:pPr>
      <w:bookmarkStart w:id="1" w:name="_Toc178679530"/>
      <w:r>
        <w:t>2. Overview</w:t>
      </w:r>
      <w:bookmarkEnd w:id="1"/>
    </w:p>
    <w:p w14:paraId="75A9D860" w14:textId="77777777" w:rsidR="00274D2D" w:rsidRDefault="002D29BB" w:rsidP="00E63144">
      <w:pPr>
        <w:jc w:val="both"/>
      </w:pPr>
      <w:r>
        <w:t xml:space="preserve">  </w:t>
      </w:r>
      <w:r w:rsidR="00C17BF8">
        <w:t>What is React Native?</w:t>
      </w:r>
      <w:r w:rsidR="00274D2D">
        <w:t xml:space="preserve"> React Native </w:t>
      </w:r>
      <w:r w:rsidR="00C17BF8">
        <w:t>Combines</w:t>
      </w:r>
      <w:r w:rsidR="00274D2D">
        <w:t xml:space="preserve"> React, a JavaScript library for building user interfaces, with the capabilities of Android or iOS platforms. It allows you to create mobile apps using JavaScript without needing to learn native languages like Kotlin, Java, Swift, or Objective-C.</w:t>
      </w:r>
    </w:p>
    <w:p w14:paraId="0FDED77C" w14:textId="77777777" w:rsidR="008B260B" w:rsidRDefault="002D29BB" w:rsidP="00BB32E2">
      <w:pPr>
        <w:jc w:val="both"/>
      </w:pPr>
      <w:r>
        <w:t xml:space="preserve">  </w:t>
      </w:r>
      <w:r w:rsidR="00C17BF8">
        <w:t>Who is this guide for?</w:t>
      </w:r>
      <w:r w:rsidR="00274D2D">
        <w:t xml:space="preserve"> It is intended for those with very basic knowledge of JavaScript and React, although prior experience is helpful but not required.</w:t>
      </w:r>
    </w:p>
    <w:p w14:paraId="72FD6638" w14:textId="77777777" w:rsidR="00274D2D" w:rsidRDefault="00274D2D" w:rsidP="00D23C59">
      <w:pPr>
        <w:pStyle w:val="Heading1"/>
        <w:jc w:val="both"/>
      </w:pPr>
      <w:bookmarkStart w:id="2" w:name="_Toc178679531"/>
      <w:r>
        <w:t>3. Installi</w:t>
      </w:r>
      <w:r w:rsidR="008B260B">
        <w:t>ng the Development Environment</w:t>
      </w:r>
      <w:bookmarkEnd w:id="2"/>
    </w:p>
    <w:p w14:paraId="7E4758B1" w14:textId="77777777" w:rsidR="006356E2" w:rsidRDefault="00274D2D" w:rsidP="006356E2">
      <w:pPr>
        <w:pStyle w:val="Heading2"/>
        <w:jc w:val="both"/>
      </w:pPr>
      <w:bookmarkStart w:id="3" w:name="_Toc178679532"/>
      <w:r>
        <w:t>3.1 Computer Ins</w:t>
      </w:r>
      <w:r w:rsidR="00F35E2C">
        <w:t>tallation</w:t>
      </w:r>
      <w:bookmarkEnd w:id="3"/>
    </w:p>
    <w:p w14:paraId="1222834D" w14:textId="77777777" w:rsidR="004C60BB" w:rsidRDefault="004C60BB" w:rsidP="004C60BB">
      <w:pPr>
        <w:jc w:val="both"/>
      </w:pPr>
      <w:r w:rsidRPr="004C60BB">
        <w:t>You need to install two essential programs on your computer: Node.js and Expo CLI. You can use either PowerShell or the Windows Command Prompt for this process. It's recommended to run the installation as an administrator to ensure you have the necessary permissions to modify system files and correctly add global packages to the PATH environment variable.</w:t>
      </w:r>
    </w:p>
    <w:p w14:paraId="5113E455" w14:textId="77777777" w:rsidR="0042071E" w:rsidRDefault="0042071E" w:rsidP="0042071E">
      <w:pPr>
        <w:pStyle w:val="Heading3"/>
      </w:pPr>
      <w:bookmarkStart w:id="4" w:name="_Toc178679533"/>
      <w:r>
        <w:t>3.1.1 Install Node.js</w:t>
      </w:r>
      <w:bookmarkEnd w:id="4"/>
    </w:p>
    <w:p w14:paraId="032B7609" w14:textId="77777777" w:rsidR="0042071E" w:rsidRDefault="0042071E" w:rsidP="0042071E">
      <w:r>
        <w:t>1. Visit the [Node.js download page](</w:t>
      </w:r>
      <w:hyperlink r:id="rId9" w:history="1">
        <w:r w:rsidRPr="005E1FCE">
          <w:rPr>
            <w:rStyle w:val="Hyperlink"/>
          </w:rPr>
          <w:t>https://nodejs.org/en/download/</w:t>
        </w:r>
      </w:hyperlink>
      <w:r>
        <w:t xml:space="preserve"> ).</w:t>
      </w:r>
    </w:p>
    <w:p w14:paraId="355BF2FD" w14:textId="77777777" w:rsidR="0042071E" w:rsidRDefault="0042071E" w:rsidP="0042071E">
      <w:r>
        <w:t>2. Download the latest LTS version suitable for your operating system (Windows, macOS, or Linux).</w:t>
      </w:r>
    </w:p>
    <w:p w14:paraId="2385A4D6" w14:textId="77777777" w:rsidR="0042071E" w:rsidRDefault="0042071E" w:rsidP="0042071E">
      <w:r>
        <w:t>3. Open the downloaded file and follow the setup wizard:</w:t>
      </w:r>
    </w:p>
    <w:p w14:paraId="591176D0" w14:textId="77777777" w:rsidR="0042071E" w:rsidRDefault="0042071E" w:rsidP="0042071E">
      <w:r>
        <w:t xml:space="preserve">   - Click “Next” to proceed.</w:t>
      </w:r>
    </w:p>
    <w:p w14:paraId="0E07F7EF" w14:textId="77777777" w:rsidR="0042071E" w:rsidRDefault="0042071E" w:rsidP="0042071E">
      <w:r>
        <w:t xml:space="preserve">   - Accept the license agreement and click “Next.”</w:t>
      </w:r>
    </w:p>
    <w:p w14:paraId="62BF54A7" w14:textId="77777777" w:rsidR="0042071E" w:rsidRDefault="0042071E" w:rsidP="0042071E">
      <w:r>
        <w:t xml:space="preserve">   - Choose your preferred installation location, then click “Next.”</w:t>
      </w:r>
    </w:p>
    <w:p w14:paraId="611F79C9" w14:textId="77777777" w:rsidR="0042071E" w:rsidRDefault="0042071E" w:rsidP="0042071E">
      <w:r>
        <w:t xml:space="preserve">   - Ensure the "Add to PATH" option is selected (important).</w:t>
      </w:r>
    </w:p>
    <w:p w14:paraId="0F8FFC2C" w14:textId="77777777" w:rsidR="0042071E" w:rsidRDefault="0042071E" w:rsidP="0042071E">
      <w:r>
        <w:t xml:space="preserve">   - Click “Install” to begin, and then “Finish” when the installation completes.</w:t>
      </w:r>
    </w:p>
    <w:p w14:paraId="21C9E9E5" w14:textId="77777777" w:rsidR="0042071E" w:rsidRDefault="0042071E" w:rsidP="0042071E">
      <w:r>
        <w:lastRenderedPageBreak/>
        <w:t>4. Verify the installation by running the following commands in your terminal/command prompt:</w:t>
      </w:r>
    </w:p>
    <w:p w14:paraId="5A1EBBB9" w14:textId="354EE805" w:rsidR="0042071E" w:rsidRDefault="0042071E" w:rsidP="0042071E">
      <w:r w:rsidRPr="005C2D3B">
        <w:rPr>
          <w:b/>
          <w:bCs/>
        </w:rPr>
        <w:t xml:space="preserve">   node –v</w:t>
      </w:r>
      <w:r>
        <w:t xml:space="preserve"> </w:t>
      </w:r>
      <w:ins w:id="5" w:author="Gabriele Sankalaite" w:date="2024-10-01T15:12:00Z" w16du:dateUtc="2024-10-01T13:12:00Z">
        <w:r w:rsidR="000314BA">
          <w:t>and</w:t>
        </w:r>
      </w:ins>
      <w:del w:id="6" w:author="Gabriele Sankalaite" w:date="2024-10-01T15:12:00Z" w16du:dateUtc="2024-10-01T13:12:00Z">
        <w:r w:rsidDel="000314BA">
          <w:delText>or</w:delText>
        </w:r>
      </w:del>
      <w:r>
        <w:t xml:space="preserve"> </w:t>
      </w:r>
      <w:proofErr w:type="spellStart"/>
      <w:r w:rsidRPr="005C2D3B">
        <w:rPr>
          <w:b/>
          <w:bCs/>
        </w:rPr>
        <w:t>npm</w:t>
      </w:r>
      <w:proofErr w:type="spellEnd"/>
      <w:r w:rsidRPr="005C2D3B">
        <w:rPr>
          <w:b/>
          <w:bCs/>
        </w:rPr>
        <w:t xml:space="preserve"> -v</w:t>
      </w:r>
    </w:p>
    <w:p w14:paraId="681497A0" w14:textId="4E7A93B9" w:rsidR="0042071E" w:rsidDel="000314BA" w:rsidRDefault="0042071E" w:rsidP="0042071E">
      <w:pPr>
        <w:pStyle w:val="Heading3"/>
        <w:rPr>
          <w:del w:id="7" w:author="Gabriele Sankalaite" w:date="2024-10-01T15:15:00Z" w16du:dateUtc="2024-10-01T13:15:00Z"/>
        </w:rPr>
      </w:pPr>
      <w:bookmarkStart w:id="8" w:name="_Toc178679534"/>
      <w:del w:id="9" w:author="Gabriele Sankalaite" w:date="2024-10-01T15:15:00Z" w16du:dateUtc="2024-10-01T13:15:00Z">
        <w:r w:rsidDel="000314BA">
          <w:delText>3.1.2 Install Expo CLI</w:delText>
        </w:r>
        <w:bookmarkEnd w:id="8"/>
      </w:del>
    </w:p>
    <w:p w14:paraId="7909B2C8" w14:textId="48BB8C06" w:rsidR="0042071E" w:rsidDel="000314BA" w:rsidRDefault="0042071E" w:rsidP="0042071E">
      <w:pPr>
        <w:rPr>
          <w:del w:id="10" w:author="Gabriele Sankalaite" w:date="2024-10-01T15:15:00Z" w16du:dateUtc="2024-10-01T13:15:00Z"/>
        </w:rPr>
      </w:pPr>
      <w:del w:id="11" w:author="Gabriele Sankalaite" w:date="2024-10-01T15:15:00Z" w16du:dateUtc="2024-10-01T13:15:00Z">
        <w:r w:rsidDel="000314BA">
          <w:delText xml:space="preserve">You have two options for installing Expo CLI: </w:delText>
        </w:r>
      </w:del>
    </w:p>
    <w:p w14:paraId="041CA4D0" w14:textId="7D32341E" w:rsidR="0042071E" w:rsidDel="000314BA" w:rsidRDefault="0042071E" w:rsidP="0042071E">
      <w:pPr>
        <w:pStyle w:val="Heading4"/>
        <w:rPr>
          <w:del w:id="12" w:author="Gabriele Sankalaite" w:date="2024-10-01T15:15:00Z" w16du:dateUtc="2024-10-01T13:15:00Z"/>
        </w:rPr>
      </w:pPr>
      <w:del w:id="13" w:author="Gabriele Sankalaite" w:date="2024-10-01T15:15:00Z" w16du:dateUtc="2024-10-01T13:15:00Z">
        <w:r w:rsidDel="000314BA">
          <w:delText>Option 1: Install Expo CLI Globally</w:delText>
        </w:r>
      </w:del>
    </w:p>
    <w:p w14:paraId="59EB604E" w14:textId="30DB5C5D" w:rsidR="0042071E" w:rsidDel="000314BA" w:rsidRDefault="0042071E" w:rsidP="0042071E">
      <w:pPr>
        <w:rPr>
          <w:del w:id="14" w:author="Gabriele Sankalaite" w:date="2024-10-01T15:15:00Z" w16du:dateUtc="2024-10-01T13:15:00Z"/>
        </w:rPr>
      </w:pPr>
      <w:del w:id="15" w:author="Gabriele Sankalaite" w:date="2024-10-01T15:15:00Z" w16du:dateUtc="2024-10-01T13:15:00Z">
        <w:r w:rsidDel="000314BA">
          <w:delText>1. Open a command prompt (Windows) or terminal (macOS/Linux):</w:delText>
        </w:r>
      </w:del>
    </w:p>
    <w:p w14:paraId="35DA78A3" w14:textId="613628C9" w:rsidR="0042071E" w:rsidDel="000314BA" w:rsidRDefault="0042071E" w:rsidP="0042071E">
      <w:pPr>
        <w:rPr>
          <w:del w:id="16" w:author="Gabriele Sankalaite" w:date="2024-10-01T15:15:00Z" w16du:dateUtc="2024-10-01T13:15:00Z"/>
        </w:rPr>
      </w:pPr>
      <w:del w:id="17" w:author="Gabriele Sankalaite" w:date="2024-10-01T15:15:00Z" w16du:dateUtc="2024-10-01T13:15:00Z">
        <w:r w:rsidDel="000314BA">
          <w:delText xml:space="preserve">   - On Windows: Press “Win + R,” type “cmd,” and hit Enter.</w:delText>
        </w:r>
      </w:del>
    </w:p>
    <w:p w14:paraId="1952D910" w14:textId="34708AD6" w:rsidR="0042071E" w:rsidDel="000314BA" w:rsidRDefault="0042071E" w:rsidP="0042071E">
      <w:pPr>
        <w:rPr>
          <w:del w:id="18" w:author="Gabriele Sankalaite" w:date="2024-10-01T15:15:00Z" w16du:dateUtc="2024-10-01T13:15:00Z"/>
        </w:rPr>
      </w:pPr>
      <w:del w:id="19" w:author="Gabriele Sankalaite" w:date="2024-10-01T15:15:00Z" w16du:dateUtc="2024-10-01T13:15:00Z">
        <w:r w:rsidDel="000314BA">
          <w:delText xml:space="preserve">   - On macOS/Linux: Open Terminal from your applications.</w:delText>
        </w:r>
      </w:del>
    </w:p>
    <w:p w14:paraId="1A5DF81B" w14:textId="5E8EF38C" w:rsidR="0042071E" w:rsidDel="000314BA" w:rsidRDefault="0042071E" w:rsidP="0042071E">
      <w:pPr>
        <w:rPr>
          <w:del w:id="20" w:author="Gabriele Sankalaite" w:date="2024-10-01T15:15:00Z" w16du:dateUtc="2024-10-01T13:15:00Z"/>
        </w:rPr>
      </w:pPr>
      <w:del w:id="21" w:author="Gabriele Sankalaite" w:date="2024-10-01T15:15:00Z" w16du:dateUtc="2024-10-01T13:15:00Z">
        <w:r w:rsidDel="000314BA">
          <w:delText>2. Run the following command to install Expo CLI globally:</w:delText>
        </w:r>
      </w:del>
    </w:p>
    <w:p w14:paraId="2203ED9D" w14:textId="143F2927" w:rsidR="0042071E" w:rsidRPr="005C2D3B" w:rsidDel="000314BA" w:rsidRDefault="0042071E" w:rsidP="0042071E">
      <w:pPr>
        <w:rPr>
          <w:del w:id="22" w:author="Gabriele Sankalaite" w:date="2024-10-01T15:15:00Z" w16du:dateUtc="2024-10-01T13:15:00Z"/>
          <w:b/>
          <w:bCs/>
        </w:rPr>
      </w:pPr>
      <w:del w:id="23" w:author="Gabriele Sankalaite" w:date="2024-10-01T15:15:00Z" w16du:dateUtc="2024-10-01T13:15:00Z">
        <w:r w:rsidRPr="005C2D3B" w:rsidDel="000314BA">
          <w:rPr>
            <w:b/>
            <w:bCs/>
          </w:rPr>
          <w:delText xml:space="preserve">   npm install -g expo-cli</w:delText>
        </w:r>
      </w:del>
    </w:p>
    <w:p w14:paraId="0BBF76A8" w14:textId="5317B0CE" w:rsidR="0042071E" w:rsidDel="000314BA" w:rsidRDefault="0042071E" w:rsidP="00EF0FB2">
      <w:pPr>
        <w:rPr>
          <w:del w:id="24" w:author="Gabriele Sankalaite" w:date="2024-10-01T15:15:00Z" w16du:dateUtc="2024-10-01T13:15:00Z"/>
        </w:rPr>
      </w:pPr>
      <w:del w:id="25" w:author="Gabriele Sankalaite" w:date="2024-10-01T15:15:00Z" w16du:dateUtc="2024-10-01T13:15:00Z">
        <w:r w:rsidDel="000314BA">
          <w:delText xml:space="preserve">   - This command installs Expo CLI globally on your system, allowing you to use the “expo” command directly.</w:delText>
        </w:r>
      </w:del>
    </w:p>
    <w:p w14:paraId="4B37BD9C" w14:textId="045D09F1" w:rsidR="0042071E" w:rsidDel="000314BA" w:rsidRDefault="0042071E" w:rsidP="0042071E">
      <w:pPr>
        <w:rPr>
          <w:del w:id="26" w:author="Gabriele Sankalaite" w:date="2024-10-01T15:15:00Z" w16du:dateUtc="2024-10-01T13:15:00Z"/>
        </w:rPr>
      </w:pPr>
      <w:del w:id="27" w:author="Gabriele Sankalaite" w:date="2024-10-01T15:15:00Z" w16du:dateUtc="2024-10-01T13:15:00Z">
        <w:r w:rsidDel="000314BA">
          <w:delText>3. Update Environment Variables (if needed):</w:delText>
        </w:r>
      </w:del>
    </w:p>
    <w:p w14:paraId="3471D474" w14:textId="0FEDEBCB" w:rsidR="0042071E" w:rsidDel="000314BA" w:rsidRDefault="0042071E" w:rsidP="0042071E">
      <w:pPr>
        <w:rPr>
          <w:del w:id="28" w:author="Gabriele Sankalaite" w:date="2024-10-01T15:15:00Z" w16du:dateUtc="2024-10-01T13:15:00Z"/>
        </w:rPr>
      </w:pPr>
      <w:del w:id="29" w:author="Gabriele Sankalaite" w:date="2024-10-01T15:15:00Z" w16du:dateUtc="2024-10-01T13:15:00Z">
        <w:r w:rsidDel="000314BA">
          <w:delText xml:space="preserve">   - On Windows, if the “expo” command isn’t recognized, you may need to add the paths for Node.js and npm to your “Environment Variables”:</w:delText>
        </w:r>
      </w:del>
    </w:p>
    <w:p w14:paraId="0DF02442" w14:textId="6D8696B4" w:rsidR="0042071E" w:rsidDel="000314BA" w:rsidRDefault="0042071E" w:rsidP="0042071E">
      <w:pPr>
        <w:rPr>
          <w:del w:id="30" w:author="Gabriele Sankalaite" w:date="2024-10-01T15:15:00Z" w16du:dateUtc="2024-10-01T13:15:00Z"/>
        </w:rPr>
      </w:pPr>
      <w:del w:id="31" w:author="Gabriele Sankalaite" w:date="2024-10-01T15:15:00Z" w16du:dateUtc="2024-10-01T13:15:00Z">
        <w:r w:rsidDel="000314BA">
          <w:delText xml:space="preserve">     - Go to “</w:delText>
        </w:r>
        <w:r w:rsidRPr="005C2D3B" w:rsidDel="000314BA">
          <w:rPr>
            <w:b/>
            <w:bCs/>
          </w:rPr>
          <w:delText>Control Panel</w:delText>
        </w:r>
        <w:r w:rsidDel="000314BA">
          <w:delText>” → “</w:delText>
        </w:r>
        <w:r w:rsidRPr="005C2D3B" w:rsidDel="000314BA">
          <w:rPr>
            <w:b/>
            <w:bCs/>
          </w:rPr>
          <w:delText>System</w:delText>
        </w:r>
        <w:r w:rsidDel="000314BA">
          <w:delText>” → “</w:delText>
        </w:r>
        <w:r w:rsidRPr="005C2D3B" w:rsidDel="000314BA">
          <w:rPr>
            <w:b/>
            <w:bCs/>
          </w:rPr>
          <w:delText>Advanced system settings</w:delText>
        </w:r>
        <w:r w:rsidDel="000314BA">
          <w:delText>.”</w:delText>
        </w:r>
      </w:del>
    </w:p>
    <w:p w14:paraId="50ABC1B5" w14:textId="21D469A3" w:rsidR="0042071E" w:rsidDel="000314BA" w:rsidRDefault="0042071E" w:rsidP="0042071E">
      <w:pPr>
        <w:rPr>
          <w:del w:id="32" w:author="Gabriele Sankalaite" w:date="2024-10-01T15:15:00Z" w16du:dateUtc="2024-10-01T13:15:00Z"/>
        </w:rPr>
      </w:pPr>
      <w:del w:id="33" w:author="Gabriele Sankalaite" w:date="2024-10-01T15:15:00Z" w16du:dateUtc="2024-10-01T13:15:00Z">
        <w:r w:rsidDel="000314BA">
          <w:delText xml:space="preserve">     - Click “</w:delText>
        </w:r>
        <w:r w:rsidRPr="005C2D3B" w:rsidDel="000314BA">
          <w:rPr>
            <w:b/>
            <w:bCs/>
          </w:rPr>
          <w:delText>Environment Variables</w:delText>
        </w:r>
        <w:r w:rsidDel="000314BA">
          <w:delText>” → Edit the “</w:delText>
        </w:r>
        <w:r w:rsidRPr="005C2D3B" w:rsidDel="000314BA">
          <w:rPr>
            <w:b/>
            <w:bCs/>
          </w:rPr>
          <w:delText>Path</w:delText>
        </w:r>
        <w:r w:rsidDel="000314BA">
          <w:delText>” variable → Add the paths where Node.js and npm are installed (e.g., “C:\Users\&lt;username&gt;\AppData\Roaming\npm”, “</w:delText>
        </w:r>
        <w:r w:rsidR="00EF0FB2" w:rsidDel="000314BA">
          <w:delText>C:\Program Files\nodejs</w:delText>
        </w:r>
        <w:r w:rsidDel="000314BA">
          <w:delText>\”).</w:delText>
        </w:r>
      </w:del>
    </w:p>
    <w:p w14:paraId="68330C67" w14:textId="360AEDCE" w:rsidR="0042071E" w:rsidDel="000314BA" w:rsidRDefault="0042071E" w:rsidP="0042071E">
      <w:pPr>
        <w:rPr>
          <w:del w:id="34" w:author="Gabriele Sankalaite" w:date="2024-10-01T15:15:00Z" w16du:dateUtc="2024-10-01T13:15:00Z"/>
        </w:rPr>
      </w:pPr>
      <w:del w:id="35" w:author="Gabriele Sankalaite" w:date="2024-10-01T15:15:00Z" w16du:dateUtc="2024-10-01T13:15:00Z">
        <w:r w:rsidDel="000314BA">
          <w:delText xml:space="preserve">   - Close your command prompt or PowerShell and open it again for changes to take effect.</w:delText>
        </w:r>
      </w:del>
    </w:p>
    <w:p w14:paraId="096FA87C" w14:textId="4B5B5AB5" w:rsidR="0042071E" w:rsidDel="000314BA" w:rsidRDefault="0042071E" w:rsidP="0042071E">
      <w:pPr>
        <w:rPr>
          <w:del w:id="36" w:author="Gabriele Sankalaite" w:date="2024-10-01T15:15:00Z" w16du:dateUtc="2024-10-01T13:15:00Z"/>
        </w:rPr>
      </w:pPr>
      <w:del w:id="37" w:author="Gabriele Sankalaite" w:date="2024-10-01T15:15:00Z" w16du:dateUtc="2024-10-01T13:15:00Z">
        <w:r w:rsidDel="000314BA">
          <w:delText>4. Verify the installation by running:</w:delText>
        </w:r>
      </w:del>
    </w:p>
    <w:p w14:paraId="1B9F4117" w14:textId="0C4A75E9" w:rsidR="0042071E" w:rsidRPr="005C2D3B" w:rsidDel="000314BA" w:rsidRDefault="0042071E" w:rsidP="0042071E">
      <w:pPr>
        <w:rPr>
          <w:del w:id="38" w:author="Gabriele Sankalaite" w:date="2024-10-01T15:15:00Z" w16du:dateUtc="2024-10-01T13:15:00Z"/>
          <w:b/>
          <w:bCs/>
        </w:rPr>
      </w:pPr>
      <w:del w:id="39" w:author="Gabriele Sankalaite" w:date="2024-10-01T15:15:00Z" w16du:dateUtc="2024-10-01T13:15:00Z">
        <w:r w:rsidDel="000314BA">
          <w:delText xml:space="preserve">   </w:delText>
        </w:r>
        <w:r w:rsidRPr="005C2D3B" w:rsidDel="000314BA">
          <w:rPr>
            <w:b/>
            <w:bCs/>
          </w:rPr>
          <w:delText>expo --version</w:delText>
        </w:r>
      </w:del>
    </w:p>
    <w:p w14:paraId="4790D0FE" w14:textId="7597A637" w:rsidR="0042071E" w:rsidDel="000314BA" w:rsidRDefault="0042071E" w:rsidP="0042071E">
      <w:pPr>
        <w:rPr>
          <w:del w:id="40" w:author="Gabriele Sankalaite" w:date="2024-10-01T15:15:00Z" w16du:dateUtc="2024-10-01T13:15:00Z"/>
        </w:rPr>
      </w:pPr>
      <w:del w:id="41" w:author="Gabriele Sankalaite" w:date="2024-10-01T15:15:00Z" w16du:dateUtc="2024-10-01T13:15:00Z">
        <w:r w:rsidDel="000314BA">
          <w:delText xml:space="preserve">   If the command isn't recognized, try restarting your computer.</w:delText>
        </w:r>
      </w:del>
    </w:p>
    <w:p w14:paraId="19AE7E9C" w14:textId="386C3DA0" w:rsidR="0042071E" w:rsidDel="000314BA" w:rsidRDefault="0042071E" w:rsidP="0042071E">
      <w:pPr>
        <w:pStyle w:val="Heading4"/>
        <w:rPr>
          <w:del w:id="42" w:author="Gabriele Sankalaite" w:date="2024-10-01T15:16:00Z" w16du:dateUtc="2024-10-01T13:16:00Z"/>
        </w:rPr>
      </w:pPr>
      <w:del w:id="43" w:author="Gabriele Sankalaite" w:date="2024-10-01T15:16:00Z" w16du:dateUtc="2024-10-01T13:16:00Z">
        <w:r w:rsidDel="000314BA">
          <w:delText>Option 2: Use ”npx” to Create an Expo Project Without Global Installation</w:delText>
        </w:r>
      </w:del>
    </w:p>
    <w:p w14:paraId="563BF472" w14:textId="6E462784" w:rsidR="0042071E" w:rsidDel="000314BA" w:rsidRDefault="0042071E" w:rsidP="0042071E">
      <w:pPr>
        <w:rPr>
          <w:del w:id="44" w:author="Gabriele Sankalaite" w:date="2024-10-01T15:16:00Z" w16du:dateUtc="2024-10-01T13:16:00Z"/>
        </w:rPr>
      </w:pPr>
      <w:del w:id="45" w:author="Gabriele Sankalaite" w:date="2024-10-01T15:16:00Z" w16du:dateUtc="2024-10-01T13:16:00Z">
        <w:r w:rsidDel="000314BA">
          <w:delText>1. Open your command prompt (Windows) or terminal (macOS/Linux).</w:delText>
        </w:r>
      </w:del>
    </w:p>
    <w:p w14:paraId="551DA815" w14:textId="47AB8F68" w:rsidR="0042071E" w:rsidDel="000314BA" w:rsidRDefault="0042071E" w:rsidP="0042071E">
      <w:pPr>
        <w:rPr>
          <w:del w:id="46" w:author="Gabriele Sankalaite" w:date="2024-10-01T15:16:00Z" w16du:dateUtc="2024-10-01T13:16:00Z"/>
        </w:rPr>
      </w:pPr>
      <w:del w:id="47" w:author="Gabriele Sankalaite" w:date="2024-10-01T15:16:00Z" w16du:dateUtc="2024-10-01T13:16:00Z">
        <w:r w:rsidDel="000314BA">
          <w:delText>2. Run the following command to create a new Expo project without installing Expo CLI globally:</w:delText>
        </w:r>
      </w:del>
    </w:p>
    <w:p w14:paraId="6DC61254" w14:textId="4B05AD45" w:rsidR="0042071E" w:rsidRPr="005C2D3B" w:rsidDel="000314BA" w:rsidRDefault="0042071E" w:rsidP="0042071E">
      <w:pPr>
        <w:rPr>
          <w:del w:id="48" w:author="Gabriele Sankalaite" w:date="2024-10-01T15:16:00Z" w16du:dateUtc="2024-10-01T13:16:00Z"/>
          <w:b/>
          <w:bCs/>
        </w:rPr>
      </w:pPr>
      <w:del w:id="49" w:author="Gabriele Sankalaite" w:date="2024-10-01T15:16:00Z" w16du:dateUtc="2024-10-01T13:16:00Z">
        <w:r w:rsidRPr="005C2D3B" w:rsidDel="000314BA">
          <w:rPr>
            <w:b/>
            <w:bCs/>
          </w:rPr>
          <w:delText xml:space="preserve">   npx create-expo-app HelloWorld</w:delText>
        </w:r>
      </w:del>
    </w:p>
    <w:p w14:paraId="62BA2583" w14:textId="11AFDB03" w:rsidR="0042071E" w:rsidDel="000314BA" w:rsidRDefault="0042071E" w:rsidP="0042071E">
      <w:pPr>
        <w:rPr>
          <w:del w:id="50" w:author="Gabriele Sankalaite" w:date="2024-10-01T15:16:00Z" w16du:dateUtc="2024-10-01T13:16:00Z"/>
        </w:rPr>
      </w:pPr>
      <w:del w:id="51" w:author="Gabriele Sankalaite" w:date="2024-10-01T15:16:00Z" w16du:dateUtc="2024-10-01T13:16:00Z">
        <w:r w:rsidDel="000314BA">
          <w:delText xml:space="preserve">   - This command uses “npx” to download and run “create-expo-app” without needing a global installation.</w:delText>
        </w:r>
      </w:del>
    </w:p>
    <w:p w14:paraId="1A3DFC51" w14:textId="01ED0F38" w:rsidR="0042071E" w:rsidDel="000314BA" w:rsidRDefault="0042071E" w:rsidP="0042071E">
      <w:pPr>
        <w:rPr>
          <w:del w:id="52" w:author="Gabriele Sankalaite" w:date="2024-10-01T15:16:00Z" w16du:dateUtc="2024-10-01T13:16:00Z"/>
        </w:rPr>
      </w:pPr>
      <w:del w:id="53" w:author="Gabriele Sankalaite" w:date="2024-10-01T15:16:00Z" w16du:dateUtc="2024-10-01T13:16:00Z">
        <w:r w:rsidDel="000314BA">
          <w:delText>3. Navigate to your project folder:</w:delText>
        </w:r>
      </w:del>
    </w:p>
    <w:p w14:paraId="57056E37" w14:textId="1A3AFD0F" w:rsidR="0042071E" w:rsidRPr="005C2D3B" w:rsidDel="000314BA" w:rsidRDefault="0042071E" w:rsidP="0042071E">
      <w:pPr>
        <w:rPr>
          <w:del w:id="54" w:author="Gabriele Sankalaite" w:date="2024-10-01T15:16:00Z" w16du:dateUtc="2024-10-01T13:16:00Z"/>
          <w:b/>
          <w:bCs/>
        </w:rPr>
      </w:pPr>
      <w:del w:id="55" w:author="Gabriele Sankalaite" w:date="2024-10-01T15:16:00Z" w16du:dateUtc="2024-10-01T13:16:00Z">
        <w:r w:rsidDel="000314BA">
          <w:delText xml:space="preserve">   </w:delText>
        </w:r>
        <w:r w:rsidRPr="005C2D3B" w:rsidDel="000314BA">
          <w:rPr>
            <w:b/>
            <w:bCs/>
          </w:rPr>
          <w:delText>cd HelloWorld</w:delText>
        </w:r>
      </w:del>
    </w:p>
    <w:p w14:paraId="06621611" w14:textId="111C73D5" w:rsidR="0042071E" w:rsidDel="000314BA" w:rsidRDefault="0042071E" w:rsidP="0042071E">
      <w:pPr>
        <w:rPr>
          <w:del w:id="56" w:author="Gabriele Sankalaite" w:date="2024-10-01T15:16:00Z" w16du:dateUtc="2024-10-01T13:16:00Z"/>
        </w:rPr>
      </w:pPr>
      <w:del w:id="57" w:author="Gabriele Sankalaite" w:date="2024-10-01T15:16:00Z" w16du:dateUtc="2024-10-01T13:16:00Z">
        <w:r w:rsidDel="000314BA">
          <w:delText>4. Start your project with:</w:delText>
        </w:r>
      </w:del>
    </w:p>
    <w:p w14:paraId="7BF534BB" w14:textId="5698B9CA" w:rsidR="0042071E" w:rsidRPr="005C2D3B" w:rsidDel="000314BA" w:rsidRDefault="0042071E" w:rsidP="0042071E">
      <w:pPr>
        <w:rPr>
          <w:del w:id="58" w:author="Gabriele Sankalaite" w:date="2024-10-01T15:16:00Z" w16du:dateUtc="2024-10-01T13:16:00Z"/>
          <w:b/>
          <w:bCs/>
        </w:rPr>
      </w:pPr>
      <w:del w:id="59" w:author="Gabriele Sankalaite" w:date="2024-10-01T15:16:00Z" w16du:dateUtc="2024-10-01T13:16:00Z">
        <w:r w:rsidRPr="005C2D3B" w:rsidDel="000314BA">
          <w:rPr>
            <w:b/>
            <w:bCs/>
          </w:rPr>
          <w:lastRenderedPageBreak/>
          <w:delText xml:space="preserve">   npx expo start</w:delText>
        </w:r>
      </w:del>
    </w:p>
    <w:p w14:paraId="08F4F0BC" w14:textId="2955D829" w:rsidR="0042071E" w:rsidDel="000314BA" w:rsidRDefault="0042071E" w:rsidP="00F636B9">
      <w:pPr>
        <w:rPr>
          <w:del w:id="60" w:author="Gabriele Sankalaite" w:date="2024-10-01T15:16:00Z" w16du:dateUtc="2024-10-01T13:16:00Z"/>
        </w:rPr>
      </w:pPr>
      <w:del w:id="61" w:author="Gabriele Sankalaite" w:date="2024-10-01T15:16:00Z" w16du:dateUtc="2024-10-01T13:16:00Z">
        <w:r w:rsidDel="000314BA">
          <w:delText>By using this method, you don't need to install Expo CLI globally, and “npx” ensures you always have the latest version.</w:delText>
        </w:r>
      </w:del>
    </w:p>
    <w:p w14:paraId="37C40715" w14:textId="77777777" w:rsidR="00274D2D" w:rsidRDefault="00274D2D" w:rsidP="00E63144">
      <w:pPr>
        <w:pStyle w:val="Heading2"/>
        <w:jc w:val="both"/>
      </w:pPr>
      <w:bookmarkStart w:id="62" w:name="_Toc178679535"/>
      <w:r>
        <w:t>3.2 Phone</w:t>
      </w:r>
      <w:r w:rsidR="00F35E2C">
        <w:t xml:space="preserve"> Installation (iOS or Android)</w:t>
      </w:r>
      <w:bookmarkEnd w:id="62"/>
    </w:p>
    <w:p w14:paraId="76507F9A" w14:textId="77777777" w:rsidR="00274D2D" w:rsidRDefault="003601DA" w:rsidP="00E63144">
      <w:pPr>
        <w:jc w:val="both"/>
      </w:pPr>
      <w:r>
        <w:t xml:space="preserve"> </w:t>
      </w:r>
      <w:r w:rsidR="00C17BF8">
        <w:t xml:space="preserve">Download the </w:t>
      </w:r>
      <w:r w:rsidR="00C17BF8" w:rsidRPr="00C17BF8">
        <w:rPr>
          <w:b/>
          <w:bCs/>
        </w:rPr>
        <w:t>Expo Go</w:t>
      </w:r>
      <w:r w:rsidR="00274D2D">
        <w:t xml:space="preserve"> app from the App Store (iOS) or Google Play Store (Android).</w:t>
      </w:r>
    </w:p>
    <w:p w14:paraId="093C2206" w14:textId="77777777" w:rsidR="00FA0AA1" w:rsidRDefault="002E4344" w:rsidP="00FA0AA1">
      <w:pPr>
        <w:jc w:val="both"/>
      </w:pPr>
      <w:r>
        <w:t xml:space="preserve"> </w:t>
      </w:r>
      <w:r w:rsidR="00274D2D">
        <w:t xml:space="preserve">Ensure your computer and phone are connected to the </w:t>
      </w:r>
      <w:r w:rsidR="00274D2D" w:rsidRPr="00F02E8A">
        <w:rPr>
          <w:b/>
          <w:bCs/>
          <w:u w:val="single"/>
        </w:rPr>
        <w:t>same Wi-Fi network</w:t>
      </w:r>
      <w:r w:rsidR="00274D2D">
        <w:t xml:space="preserve"> for seamless communication.</w:t>
      </w:r>
    </w:p>
    <w:p w14:paraId="62F1E305" w14:textId="77777777" w:rsidR="00274D2D" w:rsidRDefault="00274D2D" w:rsidP="00F02E8A">
      <w:pPr>
        <w:pStyle w:val="Heading1"/>
        <w:jc w:val="both"/>
      </w:pPr>
      <w:bookmarkStart w:id="63" w:name="_Toc178679536"/>
      <w:commentRangeStart w:id="64"/>
      <w:r>
        <w:t>4. Creating Your Fi</w:t>
      </w:r>
      <w:r w:rsidR="008B260B">
        <w:t>rst React Native App with Expo</w:t>
      </w:r>
      <w:bookmarkEnd w:id="63"/>
      <w:commentRangeEnd w:id="64"/>
      <w:r w:rsidR="000314BA">
        <w:rPr>
          <w:rStyle w:val="CommentReference"/>
          <w:rFonts w:asciiTheme="minorHAnsi" w:eastAsiaTheme="minorHAnsi" w:hAnsiTheme="minorHAnsi" w:cstheme="minorBidi"/>
          <w:color w:val="auto"/>
        </w:rPr>
        <w:commentReference w:id="64"/>
      </w:r>
    </w:p>
    <w:p w14:paraId="749F2269" w14:textId="77777777" w:rsidR="00274D2D" w:rsidRDefault="00F35E2C" w:rsidP="00E63144">
      <w:pPr>
        <w:pStyle w:val="Heading2"/>
        <w:jc w:val="both"/>
      </w:pPr>
      <w:bookmarkStart w:id="65" w:name="_Toc178679537"/>
      <w:r>
        <w:t>4.1 Initializing the Project</w:t>
      </w:r>
      <w:bookmarkEnd w:id="65"/>
    </w:p>
    <w:p w14:paraId="17F8100E" w14:textId="77777777" w:rsidR="00274D2D" w:rsidRDefault="00274D2D" w:rsidP="00E63144">
      <w:pPr>
        <w:jc w:val="both"/>
      </w:pPr>
      <w:r>
        <w:t>1. Open your terminal/command prompt.</w:t>
      </w:r>
    </w:p>
    <w:p w14:paraId="228CB0F2" w14:textId="77777777" w:rsidR="00274D2D" w:rsidRDefault="00274D2D" w:rsidP="00E63144">
      <w:pPr>
        <w:jc w:val="both"/>
      </w:pPr>
      <w:r>
        <w:t>2. Navigate to your preferred folder:</w:t>
      </w:r>
    </w:p>
    <w:p w14:paraId="0A6CEED0" w14:textId="77777777" w:rsidR="00274D2D" w:rsidRPr="00035EBA" w:rsidRDefault="00274D2D" w:rsidP="00E63144">
      <w:pPr>
        <w:jc w:val="both"/>
        <w:rPr>
          <w:b/>
          <w:bCs/>
        </w:rPr>
      </w:pPr>
      <w:r>
        <w:t xml:space="preserve">   </w:t>
      </w:r>
      <w:r w:rsidRPr="00035EBA">
        <w:rPr>
          <w:b/>
          <w:bCs/>
        </w:rPr>
        <w:t>cd path/to/your/folder</w:t>
      </w:r>
    </w:p>
    <w:p w14:paraId="10124C33" w14:textId="604AE215" w:rsidR="00274D2D" w:rsidDel="000314BA" w:rsidRDefault="00274D2D" w:rsidP="00E63144">
      <w:pPr>
        <w:jc w:val="both"/>
        <w:rPr>
          <w:del w:id="66" w:author="Gabriele Sankalaite" w:date="2024-10-01T15:17:00Z" w16du:dateUtc="2024-10-01T13:17:00Z"/>
        </w:rPr>
      </w:pPr>
      <w:del w:id="67" w:author="Gabriele Sankalaite" w:date="2024-10-01T15:17:00Z" w16du:dateUtc="2024-10-01T13:17:00Z">
        <w:r w:rsidDel="000314BA">
          <w:delText>3. Create a new project using Expo:</w:delText>
        </w:r>
      </w:del>
    </w:p>
    <w:p w14:paraId="29020191" w14:textId="1E3A9F55" w:rsidR="00F636B9" w:rsidDel="000314BA" w:rsidRDefault="00274D2D" w:rsidP="00F636B9">
      <w:pPr>
        <w:rPr>
          <w:del w:id="68" w:author="Gabriele Sankalaite" w:date="2024-10-01T15:17:00Z" w16du:dateUtc="2024-10-01T13:17:00Z"/>
        </w:rPr>
      </w:pPr>
      <w:del w:id="69" w:author="Gabriele Sankalaite" w:date="2024-10-01T15:17:00Z" w16du:dateUtc="2024-10-01T13:17:00Z">
        <w:r w:rsidRPr="00035EBA" w:rsidDel="000314BA">
          <w:rPr>
            <w:b/>
            <w:bCs/>
          </w:rPr>
          <w:delText xml:space="preserve">   </w:delText>
        </w:r>
        <w:r w:rsidR="00F636B9" w:rsidDel="000314BA">
          <w:delText>1. If you installed Expo CLI globally (“npm install -g expo-cli”):</w:delText>
        </w:r>
      </w:del>
    </w:p>
    <w:p w14:paraId="4D02E4A0" w14:textId="5EAF983D" w:rsidR="00F636B9" w:rsidDel="000314BA" w:rsidRDefault="00F636B9" w:rsidP="00F636B9">
      <w:pPr>
        <w:rPr>
          <w:del w:id="70" w:author="Gabriele Sankalaite" w:date="2024-10-01T15:17:00Z" w16du:dateUtc="2024-10-01T13:17:00Z"/>
        </w:rPr>
      </w:pPr>
      <w:del w:id="71" w:author="Gabriele Sankalaite" w:date="2024-10-01T15:17:00Z" w16du:dateUtc="2024-10-01T13:17:00Z">
        <w:r w:rsidDel="000314BA">
          <w:delText xml:space="preserve">   - Create a new project by running:</w:delText>
        </w:r>
      </w:del>
    </w:p>
    <w:p w14:paraId="0309BCE0" w14:textId="3C4E1546" w:rsidR="00F636B9" w:rsidDel="000314BA" w:rsidRDefault="00F636B9" w:rsidP="00F636B9">
      <w:pPr>
        <w:rPr>
          <w:del w:id="72" w:author="Gabriele Sankalaite" w:date="2024-10-01T15:17:00Z" w16du:dateUtc="2024-10-01T13:17:00Z"/>
          <w:b/>
          <w:bCs/>
        </w:rPr>
      </w:pPr>
      <w:del w:id="73" w:author="Gabriele Sankalaite" w:date="2024-10-01T15:17:00Z" w16du:dateUtc="2024-10-01T13:17:00Z">
        <w:r w:rsidDel="000314BA">
          <w:rPr>
            <w:noProof/>
          </w:rPr>
          <w:drawing>
            <wp:anchor distT="0" distB="0" distL="114300" distR="114300" simplePos="0" relativeHeight="251659264" behindDoc="1" locked="0" layoutInCell="1" allowOverlap="1" wp14:anchorId="280D9034" wp14:editId="2B61EF1D">
              <wp:simplePos x="0" y="0"/>
              <wp:positionH relativeFrom="margin">
                <wp:posOffset>148590</wp:posOffset>
              </wp:positionH>
              <wp:positionV relativeFrom="paragraph">
                <wp:posOffset>189865</wp:posOffset>
              </wp:positionV>
              <wp:extent cx="6031230" cy="1161362"/>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1230" cy="1161362"/>
                      </a:xfrm>
                      <a:prstGeom prst="rect">
                        <a:avLst/>
                      </a:prstGeom>
                    </pic:spPr>
                  </pic:pic>
                </a:graphicData>
              </a:graphic>
              <wp14:sizeRelH relativeFrom="page">
                <wp14:pctWidth>0</wp14:pctWidth>
              </wp14:sizeRelH>
              <wp14:sizeRelV relativeFrom="page">
                <wp14:pctHeight>0</wp14:pctHeight>
              </wp14:sizeRelV>
            </wp:anchor>
          </w:drawing>
        </w:r>
        <w:r w:rsidRPr="00E10E0E" w:rsidDel="000314BA">
          <w:rPr>
            <w:b/>
            <w:bCs/>
          </w:rPr>
          <w:delText xml:space="preserve">     expo init HelloWorld</w:delText>
        </w:r>
      </w:del>
    </w:p>
    <w:p w14:paraId="279F7C52" w14:textId="1A92E0D2" w:rsidR="00F636B9" w:rsidDel="000314BA" w:rsidRDefault="00F636B9" w:rsidP="00F636B9">
      <w:pPr>
        <w:rPr>
          <w:del w:id="74" w:author="Gabriele Sankalaite" w:date="2024-10-01T15:17:00Z" w16du:dateUtc="2024-10-01T13:17:00Z"/>
          <w:b/>
          <w:bCs/>
        </w:rPr>
      </w:pPr>
    </w:p>
    <w:p w14:paraId="2C71304E" w14:textId="0FC78938" w:rsidR="00F636B9" w:rsidDel="000314BA" w:rsidRDefault="00F636B9" w:rsidP="00F636B9">
      <w:pPr>
        <w:rPr>
          <w:del w:id="75" w:author="Gabriele Sankalaite" w:date="2024-10-01T15:17:00Z" w16du:dateUtc="2024-10-01T13:17:00Z"/>
          <w:b/>
          <w:bCs/>
        </w:rPr>
      </w:pPr>
    </w:p>
    <w:p w14:paraId="0D56FB01" w14:textId="74E7F445" w:rsidR="00F636B9" w:rsidDel="000314BA" w:rsidRDefault="00F636B9" w:rsidP="00F636B9">
      <w:pPr>
        <w:rPr>
          <w:del w:id="76" w:author="Gabriele Sankalaite" w:date="2024-10-01T15:17:00Z" w16du:dateUtc="2024-10-01T13:17:00Z"/>
          <w:b/>
          <w:bCs/>
        </w:rPr>
      </w:pPr>
    </w:p>
    <w:p w14:paraId="5CE80098" w14:textId="0192ED7C" w:rsidR="00F636B9" w:rsidRPr="00E10E0E" w:rsidDel="000314BA" w:rsidRDefault="00F636B9" w:rsidP="00F636B9">
      <w:pPr>
        <w:rPr>
          <w:del w:id="77" w:author="Gabriele Sankalaite" w:date="2024-10-01T15:17:00Z" w16du:dateUtc="2024-10-01T13:17:00Z"/>
          <w:b/>
          <w:bCs/>
        </w:rPr>
      </w:pPr>
    </w:p>
    <w:p w14:paraId="4B6BC001" w14:textId="249F8B0B" w:rsidR="00F636B9" w:rsidDel="000314BA" w:rsidRDefault="00F636B9" w:rsidP="00E666C4">
      <w:pPr>
        <w:rPr>
          <w:del w:id="78" w:author="Gabriele Sankalaite" w:date="2024-10-01T15:17:00Z" w16du:dateUtc="2024-10-01T13:17:00Z"/>
        </w:rPr>
      </w:pPr>
      <w:del w:id="79" w:author="Gabriele Sankalaite" w:date="2024-10-01T15:17:00Z" w16du:dateUtc="2024-10-01T13:17:00Z">
        <w:r w:rsidDel="000314BA">
          <w:delText xml:space="preserve">   - Follow the prompts to select a template (e.g., "blank").</w:delText>
        </w:r>
      </w:del>
    </w:p>
    <w:p w14:paraId="7FB1B8B5" w14:textId="0A9B1A33" w:rsidR="00F636B9" w:rsidDel="000314BA" w:rsidRDefault="00F636B9" w:rsidP="00F636B9">
      <w:pPr>
        <w:rPr>
          <w:del w:id="80" w:author="Gabriele Sankalaite" w:date="2024-10-01T15:17:00Z" w16du:dateUtc="2024-10-01T13:17:00Z"/>
        </w:rPr>
      </w:pPr>
      <w:del w:id="81" w:author="Gabriele Sankalaite" w:date="2024-10-01T15:17:00Z" w16du:dateUtc="2024-10-01T13:17:00Z">
        <w:r w:rsidDel="000314BA">
          <w:rPr>
            <w:noProof/>
          </w:rPr>
          <w:drawing>
            <wp:anchor distT="0" distB="0" distL="114300" distR="114300" simplePos="0" relativeHeight="251681792" behindDoc="1" locked="0" layoutInCell="1" allowOverlap="1" wp14:anchorId="671EE54E" wp14:editId="274FBCE6">
              <wp:simplePos x="0" y="0"/>
              <wp:positionH relativeFrom="column">
                <wp:posOffset>163830</wp:posOffset>
              </wp:positionH>
              <wp:positionV relativeFrom="paragraph">
                <wp:posOffset>49530</wp:posOffset>
              </wp:positionV>
              <wp:extent cx="6031230" cy="141287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1230" cy="1412875"/>
                      </a:xfrm>
                      <a:prstGeom prst="rect">
                        <a:avLst/>
                      </a:prstGeom>
                    </pic:spPr>
                  </pic:pic>
                </a:graphicData>
              </a:graphic>
              <wp14:sizeRelH relativeFrom="page">
                <wp14:pctWidth>0</wp14:pctWidth>
              </wp14:sizeRelH>
              <wp14:sizeRelV relativeFrom="page">
                <wp14:pctHeight>0</wp14:pctHeight>
              </wp14:sizeRelV>
            </wp:anchor>
          </w:drawing>
        </w:r>
      </w:del>
    </w:p>
    <w:p w14:paraId="6007E97E" w14:textId="7B48C488" w:rsidR="00F636B9" w:rsidDel="000314BA" w:rsidRDefault="00F636B9" w:rsidP="00F636B9">
      <w:pPr>
        <w:rPr>
          <w:del w:id="82" w:author="Gabriele Sankalaite" w:date="2024-10-01T15:17:00Z" w16du:dateUtc="2024-10-01T13:17:00Z"/>
        </w:rPr>
      </w:pPr>
    </w:p>
    <w:p w14:paraId="2A957CCA" w14:textId="31A8837A" w:rsidR="00F636B9" w:rsidDel="000314BA" w:rsidRDefault="00F636B9" w:rsidP="00F636B9">
      <w:pPr>
        <w:rPr>
          <w:del w:id="83" w:author="Gabriele Sankalaite" w:date="2024-10-01T15:17:00Z" w16du:dateUtc="2024-10-01T13:17:00Z"/>
        </w:rPr>
      </w:pPr>
    </w:p>
    <w:p w14:paraId="43E10815" w14:textId="28C8B2B8" w:rsidR="00F636B9" w:rsidDel="000314BA" w:rsidRDefault="00F636B9" w:rsidP="00F636B9">
      <w:pPr>
        <w:rPr>
          <w:del w:id="84" w:author="Gabriele Sankalaite" w:date="2024-10-01T15:17:00Z" w16du:dateUtc="2024-10-01T13:17:00Z"/>
        </w:rPr>
      </w:pPr>
    </w:p>
    <w:p w14:paraId="2AFFD809" w14:textId="367CF6B0" w:rsidR="00F636B9" w:rsidDel="000314BA" w:rsidRDefault="00F636B9" w:rsidP="00F636B9">
      <w:pPr>
        <w:rPr>
          <w:del w:id="85" w:author="Gabriele Sankalaite" w:date="2024-10-01T15:17:00Z" w16du:dateUtc="2024-10-01T13:17:00Z"/>
        </w:rPr>
      </w:pPr>
    </w:p>
    <w:p w14:paraId="340F92E8" w14:textId="7310A077" w:rsidR="00F636B9" w:rsidDel="000314BA" w:rsidRDefault="00F636B9" w:rsidP="00F636B9">
      <w:pPr>
        <w:rPr>
          <w:del w:id="86" w:author="Gabriele Sankalaite" w:date="2024-10-01T15:17:00Z" w16du:dateUtc="2024-10-01T13:17:00Z"/>
        </w:rPr>
      </w:pPr>
    </w:p>
    <w:p w14:paraId="5483AC9D" w14:textId="77777777" w:rsidR="00F636B9" w:rsidRDefault="00F636B9" w:rsidP="00F636B9">
      <w:r>
        <w:t>2. If you used “</w:t>
      </w:r>
      <w:proofErr w:type="spellStart"/>
      <w:r>
        <w:t>npx</w:t>
      </w:r>
      <w:proofErr w:type="spellEnd"/>
      <w:r>
        <w:t>” to avoid a global installation:</w:t>
      </w:r>
    </w:p>
    <w:p w14:paraId="5A81F72C" w14:textId="77777777" w:rsidR="00F636B9" w:rsidRDefault="00F636B9" w:rsidP="00F636B9">
      <w:r>
        <w:t xml:space="preserve">   - Create a new project by running:</w:t>
      </w:r>
    </w:p>
    <w:p w14:paraId="46F441A7" w14:textId="77777777" w:rsidR="00F636B9" w:rsidRPr="00E10E0E" w:rsidRDefault="00F636B9" w:rsidP="00F636B9">
      <w:pPr>
        <w:rPr>
          <w:b/>
          <w:bCs/>
        </w:rPr>
      </w:pPr>
      <w:r>
        <w:t xml:space="preserve">     </w:t>
      </w:r>
      <w:proofErr w:type="spellStart"/>
      <w:r w:rsidRPr="00E10E0E">
        <w:rPr>
          <w:b/>
          <w:bCs/>
        </w:rPr>
        <w:t>npx</w:t>
      </w:r>
      <w:proofErr w:type="spellEnd"/>
      <w:r w:rsidRPr="00E10E0E">
        <w:rPr>
          <w:b/>
          <w:bCs/>
        </w:rPr>
        <w:t xml:space="preserve"> create-expo-app HelloWorld</w:t>
      </w:r>
    </w:p>
    <w:p w14:paraId="23878860" w14:textId="77777777" w:rsidR="00EF0FB2" w:rsidRDefault="00F636B9" w:rsidP="00F636B9">
      <w:r>
        <w:lastRenderedPageBreak/>
        <w:t xml:space="preserve">   - This command</w:t>
      </w:r>
      <w:r w:rsidR="00E666C4">
        <w:t xml:space="preserve"> will fetch and run the latest “create-expo-app”</w:t>
      </w:r>
      <w:r>
        <w:t xml:space="preserve"> tool without needing a global installation.</w:t>
      </w:r>
    </w:p>
    <w:p w14:paraId="21878326" w14:textId="77777777" w:rsidR="00274D2D" w:rsidRDefault="00F636B9" w:rsidP="00E63144">
      <w:pPr>
        <w:jc w:val="both"/>
      </w:pPr>
      <w:r>
        <w:t>4</w:t>
      </w:r>
      <w:r w:rsidR="00274D2D">
        <w:t>. Navigate into your project folder:</w:t>
      </w:r>
    </w:p>
    <w:p w14:paraId="66BF0C17" w14:textId="77777777" w:rsidR="00274D2D" w:rsidRDefault="00274D2D" w:rsidP="00E63144">
      <w:pPr>
        <w:jc w:val="both"/>
        <w:rPr>
          <w:b/>
          <w:bCs/>
        </w:rPr>
      </w:pPr>
      <w:r>
        <w:t xml:space="preserve">   </w:t>
      </w:r>
      <w:r w:rsidRPr="00035EBA">
        <w:rPr>
          <w:b/>
          <w:bCs/>
        </w:rPr>
        <w:t>cd HelloWorld</w:t>
      </w:r>
    </w:p>
    <w:p w14:paraId="4A3FAC8A" w14:textId="77777777" w:rsidR="00D307E3" w:rsidRDefault="00D307E3" w:rsidP="00E63144">
      <w:pPr>
        <w:jc w:val="both"/>
        <w:rPr>
          <w:b/>
          <w:bCs/>
        </w:rPr>
      </w:pPr>
      <w:r w:rsidRPr="004E3A77">
        <w:rPr>
          <w:noProof/>
        </w:rPr>
        <w:drawing>
          <wp:anchor distT="0" distB="0" distL="114300" distR="114300" simplePos="0" relativeHeight="251666432" behindDoc="1" locked="0" layoutInCell="1" allowOverlap="1" wp14:anchorId="390E9C0C" wp14:editId="0B607F27">
            <wp:simplePos x="0" y="0"/>
            <wp:positionH relativeFrom="margin">
              <wp:align>center</wp:align>
            </wp:positionH>
            <wp:positionV relativeFrom="paragraph">
              <wp:posOffset>32385</wp:posOffset>
            </wp:positionV>
            <wp:extent cx="4099560" cy="2251710"/>
            <wp:effectExtent l="0" t="0" r="0" b="0"/>
            <wp:wrapNone/>
            <wp:docPr id="5" name="Picture 5" descr="D:\Unibz\Semester 3\Internship - Ecosteer Co\Tasks\1 - Manual\Pho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bz\Semester 3\Internship - Ecosteer Co\Tasks\1 - Manual\Photos\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9560" cy="225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B1057" w14:textId="77777777" w:rsidR="00D307E3" w:rsidRDefault="00D307E3" w:rsidP="00E63144">
      <w:pPr>
        <w:jc w:val="both"/>
        <w:rPr>
          <w:b/>
          <w:bCs/>
        </w:rPr>
      </w:pPr>
    </w:p>
    <w:p w14:paraId="143E83CB" w14:textId="77777777" w:rsidR="00D307E3" w:rsidRDefault="00D307E3" w:rsidP="00E63144">
      <w:pPr>
        <w:jc w:val="both"/>
        <w:rPr>
          <w:b/>
          <w:bCs/>
        </w:rPr>
      </w:pPr>
    </w:p>
    <w:p w14:paraId="3D52C056" w14:textId="77777777" w:rsidR="00D307E3" w:rsidRDefault="00D307E3" w:rsidP="00E63144">
      <w:pPr>
        <w:jc w:val="both"/>
        <w:rPr>
          <w:b/>
          <w:bCs/>
        </w:rPr>
      </w:pPr>
    </w:p>
    <w:p w14:paraId="2AA988EC" w14:textId="77777777" w:rsidR="00D307E3" w:rsidRDefault="00D307E3" w:rsidP="00E63144">
      <w:pPr>
        <w:jc w:val="both"/>
        <w:rPr>
          <w:b/>
          <w:bCs/>
        </w:rPr>
      </w:pPr>
    </w:p>
    <w:p w14:paraId="44F68BDE" w14:textId="77777777" w:rsidR="00D307E3" w:rsidRDefault="00D307E3" w:rsidP="00E63144">
      <w:pPr>
        <w:jc w:val="both"/>
        <w:rPr>
          <w:b/>
          <w:bCs/>
        </w:rPr>
      </w:pPr>
    </w:p>
    <w:p w14:paraId="41609E16" w14:textId="77777777" w:rsidR="00D307E3" w:rsidRDefault="00D307E3" w:rsidP="00E63144">
      <w:pPr>
        <w:jc w:val="both"/>
        <w:rPr>
          <w:b/>
          <w:bCs/>
        </w:rPr>
      </w:pPr>
    </w:p>
    <w:p w14:paraId="329D950C" w14:textId="77777777" w:rsidR="00D307E3" w:rsidRDefault="00D307E3" w:rsidP="00E63144">
      <w:pPr>
        <w:jc w:val="both"/>
        <w:rPr>
          <w:b/>
          <w:bCs/>
        </w:rPr>
      </w:pPr>
    </w:p>
    <w:p w14:paraId="626BCC24" w14:textId="77777777" w:rsidR="00EF0FB2" w:rsidRPr="00035EBA" w:rsidRDefault="00EF0FB2" w:rsidP="00E63144">
      <w:pPr>
        <w:jc w:val="both"/>
        <w:rPr>
          <w:b/>
          <w:bCs/>
        </w:rPr>
      </w:pPr>
    </w:p>
    <w:p w14:paraId="5C8378AA" w14:textId="77777777" w:rsidR="00274D2D" w:rsidRDefault="00F636B9" w:rsidP="00E63144">
      <w:pPr>
        <w:jc w:val="both"/>
      </w:pPr>
      <w:r>
        <w:t>5</w:t>
      </w:r>
      <w:r w:rsidR="00274D2D">
        <w:t>. Start your project:</w:t>
      </w:r>
    </w:p>
    <w:p w14:paraId="3AB8E7B4" w14:textId="3B258965" w:rsidR="00157F61" w:rsidRDefault="00D307E3" w:rsidP="00157F61">
      <w:pPr>
        <w:jc w:val="both"/>
        <w:rPr>
          <w:b/>
          <w:bCs/>
        </w:rPr>
      </w:pPr>
      <w:r w:rsidRPr="004E3A77">
        <w:rPr>
          <w:noProof/>
        </w:rPr>
        <w:drawing>
          <wp:anchor distT="0" distB="0" distL="114300" distR="114300" simplePos="0" relativeHeight="251665408" behindDoc="1" locked="0" layoutInCell="1" allowOverlap="1" wp14:anchorId="12E94025" wp14:editId="194E92ED">
            <wp:simplePos x="0" y="0"/>
            <wp:positionH relativeFrom="column">
              <wp:posOffset>1706880</wp:posOffset>
            </wp:positionH>
            <wp:positionV relativeFrom="paragraph">
              <wp:posOffset>240030</wp:posOffset>
            </wp:positionV>
            <wp:extent cx="2183130" cy="781050"/>
            <wp:effectExtent l="0" t="0" r="7620" b="0"/>
            <wp:wrapNone/>
            <wp:docPr id="6" name="Picture 6" descr="D:\Unibz\Semester 3\Internship - Ecosteer Co\Tasks\1 - Manual\Phot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bz\Semester 3\Internship - Ecosteer Co\Tasks\1 - Manual\Photos\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313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4D2D" w:rsidRPr="00035EBA">
        <w:rPr>
          <w:b/>
          <w:bCs/>
        </w:rPr>
        <w:t xml:space="preserve">   </w:t>
      </w:r>
      <w:del w:id="87" w:author="Gabriele Sankalaite" w:date="2024-10-01T15:17:00Z" w16du:dateUtc="2024-10-01T13:17:00Z">
        <w:r w:rsidDel="000314BA">
          <w:rPr>
            <w:b/>
            <w:bCs/>
          </w:rPr>
          <w:delText>“</w:delText>
        </w:r>
        <w:r w:rsidR="00F93524" w:rsidDel="000314BA">
          <w:rPr>
            <w:b/>
            <w:bCs/>
          </w:rPr>
          <w:delText>npm</w:delText>
        </w:r>
        <w:r w:rsidR="00274D2D" w:rsidRPr="00035EBA" w:rsidDel="000314BA">
          <w:rPr>
            <w:b/>
            <w:bCs/>
          </w:rPr>
          <w:delText xml:space="preserve"> </w:delText>
        </w:r>
        <w:r w:rsidRPr="00035EBA" w:rsidDel="000314BA">
          <w:rPr>
            <w:b/>
            <w:bCs/>
          </w:rPr>
          <w:delText>start</w:delText>
        </w:r>
        <w:r w:rsidDel="000314BA">
          <w:rPr>
            <w:b/>
            <w:bCs/>
          </w:rPr>
          <w:delText xml:space="preserve">” or </w:delText>
        </w:r>
      </w:del>
      <w:r>
        <w:rPr>
          <w:b/>
          <w:bCs/>
        </w:rPr>
        <w:t>“</w:t>
      </w:r>
      <w:proofErr w:type="spellStart"/>
      <w:proofErr w:type="gramStart"/>
      <w:r>
        <w:rPr>
          <w:b/>
          <w:bCs/>
        </w:rPr>
        <w:t>npx</w:t>
      </w:r>
      <w:proofErr w:type="spellEnd"/>
      <w:proofErr w:type="gramEnd"/>
      <w:r>
        <w:rPr>
          <w:b/>
          <w:bCs/>
        </w:rPr>
        <w:t xml:space="preserve"> expo start”</w:t>
      </w:r>
    </w:p>
    <w:p w14:paraId="629DA4FA" w14:textId="77777777" w:rsidR="00D307E3" w:rsidRDefault="00D307E3" w:rsidP="00F93524">
      <w:pPr>
        <w:jc w:val="both"/>
        <w:rPr>
          <w:b/>
          <w:bCs/>
        </w:rPr>
      </w:pPr>
    </w:p>
    <w:p w14:paraId="54CEFAB0" w14:textId="77777777" w:rsidR="00E301D0" w:rsidRDefault="00E301D0" w:rsidP="00E63144">
      <w:pPr>
        <w:pStyle w:val="Heading2"/>
        <w:jc w:val="both"/>
      </w:pPr>
    </w:p>
    <w:p w14:paraId="2374130C" w14:textId="77777777" w:rsidR="00E301D0" w:rsidRDefault="00E301D0" w:rsidP="00E63144">
      <w:pPr>
        <w:pStyle w:val="Heading2"/>
        <w:jc w:val="both"/>
      </w:pPr>
    </w:p>
    <w:p w14:paraId="370B766C" w14:textId="77777777" w:rsidR="00C17BF8" w:rsidRPr="00C17BF8" w:rsidRDefault="00274D2D" w:rsidP="00E63144">
      <w:pPr>
        <w:pStyle w:val="Heading2"/>
        <w:jc w:val="both"/>
      </w:pPr>
      <w:bookmarkStart w:id="88" w:name="_Toc178679538"/>
      <w:r>
        <w:t xml:space="preserve">4.2 </w:t>
      </w:r>
      <w:r w:rsidR="008B260B">
        <w:t>Viewing Your App on Your Phone</w:t>
      </w:r>
      <w:bookmarkEnd w:id="88"/>
    </w:p>
    <w:p w14:paraId="4DCAD684" w14:textId="77777777" w:rsidR="00274D2D" w:rsidRDefault="00274D2D" w:rsidP="00E63144">
      <w:pPr>
        <w:jc w:val="both"/>
      </w:pPr>
      <w:r>
        <w:t>1. Open the Expo Go app on your phone.</w:t>
      </w:r>
    </w:p>
    <w:p w14:paraId="79945227" w14:textId="77777777" w:rsidR="00274D2D" w:rsidRDefault="00F636B9" w:rsidP="00E63144">
      <w:pPr>
        <w:jc w:val="both"/>
      </w:pPr>
      <w:r w:rsidRPr="004E3A77">
        <w:rPr>
          <w:noProof/>
        </w:rPr>
        <w:drawing>
          <wp:anchor distT="0" distB="0" distL="114300" distR="114300" simplePos="0" relativeHeight="251661312" behindDoc="0" locked="0" layoutInCell="1" allowOverlap="1" wp14:anchorId="76675803" wp14:editId="75A85F57">
            <wp:simplePos x="0" y="0"/>
            <wp:positionH relativeFrom="margin">
              <wp:align>center</wp:align>
            </wp:positionH>
            <wp:positionV relativeFrom="paragraph">
              <wp:posOffset>204470</wp:posOffset>
            </wp:positionV>
            <wp:extent cx="2765744" cy="2952750"/>
            <wp:effectExtent l="0" t="0" r="0" b="0"/>
            <wp:wrapNone/>
            <wp:docPr id="4" name="Picture 4" descr="D:\Unibz\Semester 3\Internship - Ecosteer Co\Tasks\1 - Manual\Phot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bz\Semester 3\Internship - Ecosteer Co\Tasks\1 - Manual\Photos\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5744"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4D2D">
        <w:t>2. Scan the QR code displayed in your terminal or web browser.</w:t>
      </w:r>
    </w:p>
    <w:p w14:paraId="4A2097F4" w14:textId="77777777" w:rsidR="00F636B9" w:rsidRDefault="00F636B9" w:rsidP="00E63144">
      <w:pPr>
        <w:jc w:val="both"/>
      </w:pPr>
    </w:p>
    <w:p w14:paraId="5F725A29" w14:textId="77777777" w:rsidR="00FA0AA1" w:rsidRDefault="00FA0AA1" w:rsidP="00E63144">
      <w:pPr>
        <w:jc w:val="both"/>
      </w:pPr>
    </w:p>
    <w:p w14:paraId="40F9ADA9" w14:textId="77777777" w:rsidR="00FA0AA1" w:rsidRDefault="00FA0AA1" w:rsidP="00E63144">
      <w:pPr>
        <w:jc w:val="both"/>
      </w:pPr>
    </w:p>
    <w:p w14:paraId="45881345" w14:textId="77777777" w:rsidR="00404E65" w:rsidRDefault="00404E65" w:rsidP="00E63144">
      <w:pPr>
        <w:jc w:val="both"/>
      </w:pPr>
    </w:p>
    <w:p w14:paraId="105826F8" w14:textId="77777777" w:rsidR="00404E65" w:rsidRDefault="00404E65" w:rsidP="00E63144">
      <w:pPr>
        <w:jc w:val="both"/>
      </w:pPr>
    </w:p>
    <w:p w14:paraId="20DBB6F6" w14:textId="77777777" w:rsidR="00CD34C4" w:rsidRDefault="00CD34C4" w:rsidP="00E63144">
      <w:pPr>
        <w:jc w:val="both"/>
      </w:pPr>
    </w:p>
    <w:p w14:paraId="2806BE0E" w14:textId="77777777" w:rsidR="00F636B9" w:rsidRDefault="00F636B9" w:rsidP="00E63144">
      <w:pPr>
        <w:jc w:val="both"/>
      </w:pPr>
    </w:p>
    <w:p w14:paraId="25B5EBE4" w14:textId="77777777" w:rsidR="00F636B9" w:rsidRDefault="00F636B9" w:rsidP="00E63144">
      <w:pPr>
        <w:jc w:val="both"/>
      </w:pPr>
    </w:p>
    <w:p w14:paraId="4F274446" w14:textId="77777777" w:rsidR="00E666C4" w:rsidRDefault="00E666C4" w:rsidP="00E63144">
      <w:pPr>
        <w:jc w:val="both"/>
      </w:pPr>
    </w:p>
    <w:p w14:paraId="3072FEFB" w14:textId="77777777" w:rsidR="00274D2D" w:rsidRDefault="00CD34C4" w:rsidP="005A55B7">
      <w:pPr>
        <w:jc w:val="both"/>
      </w:pPr>
      <w:r w:rsidRPr="00404E65">
        <w:rPr>
          <w:noProof/>
        </w:rPr>
        <w:lastRenderedPageBreak/>
        <w:drawing>
          <wp:anchor distT="0" distB="0" distL="114300" distR="114300" simplePos="0" relativeHeight="251670528" behindDoc="1" locked="0" layoutInCell="1" allowOverlap="1" wp14:anchorId="575E7295" wp14:editId="5D5EA035">
            <wp:simplePos x="0" y="0"/>
            <wp:positionH relativeFrom="column">
              <wp:posOffset>1752600</wp:posOffset>
            </wp:positionH>
            <wp:positionV relativeFrom="paragraph">
              <wp:posOffset>149860</wp:posOffset>
            </wp:positionV>
            <wp:extent cx="2894965" cy="2489535"/>
            <wp:effectExtent l="0" t="0" r="635" b="6350"/>
            <wp:wrapNone/>
            <wp:docPr id="7" name="Picture 7" descr="D:\Unibz\Semester 3\Internship - Ecosteer Co\Tasks\1 - Manual\Photo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bz\Semester 3\Internship - Ecosteer Co\Tasks\1 - Manual\Photos\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4965" cy="2489535"/>
                    </a:xfrm>
                    <a:prstGeom prst="rect">
                      <a:avLst/>
                    </a:prstGeom>
                    <a:noFill/>
                    <a:ln>
                      <a:noFill/>
                    </a:ln>
                  </pic:spPr>
                </pic:pic>
              </a:graphicData>
            </a:graphic>
            <wp14:sizeRelH relativeFrom="page">
              <wp14:pctWidth>0</wp14:pctWidth>
            </wp14:sizeRelH>
            <wp14:sizeRelV relativeFrom="page">
              <wp14:pctHeight>0</wp14:pctHeight>
            </wp14:sizeRelV>
          </wp:anchor>
        </w:drawing>
      </w:r>
      <w:r w:rsidR="00274D2D">
        <w:t>3. You should see your app running on your phone.</w:t>
      </w:r>
    </w:p>
    <w:p w14:paraId="46ACBCF3" w14:textId="77777777" w:rsidR="00404E65" w:rsidRDefault="00404E65" w:rsidP="005A55B7">
      <w:pPr>
        <w:jc w:val="both"/>
      </w:pPr>
    </w:p>
    <w:p w14:paraId="6BD980FA" w14:textId="77777777" w:rsidR="00CD34C4" w:rsidRDefault="00CD34C4" w:rsidP="00404E65">
      <w:pPr>
        <w:jc w:val="both"/>
      </w:pPr>
    </w:p>
    <w:p w14:paraId="1235FAB2" w14:textId="77777777" w:rsidR="00CD34C4" w:rsidRDefault="00CD34C4" w:rsidP="00404E65">
      <w:pPr>
        <w:jc w:val="both"/>
      </w:pPr>
    </w:p>
    <w:p w14:paraId="3BDF4C84" w14:textId="77777777" w:rsidR="00CD34C4" w:rsidRDefault="00CD34C4" w:rsidP="00404E65">
      <w:pPr>
        <w:jc w:val="both"/>
      </w:pPr>
    </w:p>
    <w:p w14:paraId="0087333B" w14:textId="77777777" w:rsidR="00404E65" w:rsidRDefault="00404E65" w:rsidP="00404E65">
      <w:pPr>
        <w:jc w:val="both"/>
      </w:pPr>
    </w:p>
    <w:p w14:paraId="5DC518A7" w14:textId="77777777" w:rsidR="00CD34C4" w:rsidRDefault="00CD34C4" w:rsidP="00404E65">
      <w:pPr>
        <w:jc w:val="both"/>
      </w:pPr>
    </w:p>
    <w:p w14:paraId="6D4F9DAD" w14:textId="77777777" w:rsidR="00FA0AA1" w:rsidRDefault="00FA0AA1" w:rsidP="00404E65">
      <w:pPr>
        <w:jc w:val="both"/>
      </w:pPr>
    </w:p>
    <w:p w14:paraId="2260E771" w14:textId="77777777" w:rsidR="00FA0AA1" w:rsidRDefault="00FA0AA1" w:rsidP="00404E65">
      <w:pPr>
        <w:jc w:val="both"/>
      </w:pPr>
    </w:p>
    <w:p w14:paraId="7A9B9B9C" w14:textId="77777777" w:rsidR="00FA0AA1" w:rsidRDefault="00FA0AA1" w:rsidP="00404E65">
      <w:pPr>
        <w:jc w:val="both"/>
      </w:pPr>
    </w:p>
    <w:p w14:paraId="3EADAD67" w14:textId="77777777" w:rsidR="00B97137" w:rsidRDefault="00FA0AA1" w:rsidP="00EF0FB2">
      <w:pPr>
        <w:jc w:val="both"/>
        <w:rPr>
          <w:b/>
          <w:bCs/>
        </w:rPr>
      </w:pPr>
      <w:r w:rsidRPr="00FA0AA1">
        <w:rPr>
          <w:b/>
          <w:bCs/>
        </w:rPr>
        <w:t xml:space="preserve">Note: </w:t>
      </w:r>
      <w:r w:rsidRPr="00FA0AA1">
        <w:t>If the Expo Go app fails to connect to your project, especially on a public network, you may need to adjust your network settings. For detailed instructions, refer to the "Network Configuration" section.</w:t>
      </w:r>
    </w:p>
    <w:p w14:paraId="27E21A77" w14:textId="77777777" w:rsidR="00B97137" w:rsidRDefault="00B97137" w:rsidP="00B97137">
      <w:pPr>
        <w:jc w:val="both"/>
        <w:rPr>
          <w:b/>
          <w:bCs/>
        </w:rPr>
      </w:pPr>
    </w:p>
    <w:p w14:paraId="281E1D1A" w14:textId="77777777" w:rsidR="00CD34C4" w:rsidRDefault="00CD34C4" w:rsidP="00B97137">
      <w:pPr>
        <w:jc w:val="both"/>
      </w:pPr>
      <w:r>
        <w:t>You can access the Dev Menu to test and debug your project efficiently. To open the Dev Menu, simply shake your device if you're running the app on a physical device, or press “d” if you're using an emulator/simulator. The Dev Menu provides options such as reloading the app, opening debugger, and inspecting elements, making it easier to troubleshoot and enhance your project during development.</w:t>
      </w:r>
    </w:p>
    <w:p w14:paraId="264F2811" w14:textId="77777777" w:rsidR="00CD34C4" w:rsidRDefault="00CD34C4" w:rsidP="00404E65">
      <w:pPr>
        <w:jc w:val="both"/>
      </w:pPr>
      <w:r>
        <w:rPr>
          <w:noProof/>
        </w:rPr>
        <w:drawing>
          <wp:anchor distT="0" distB="0" distL="114300" distR="114300" simplePos="0" relativeHeight="251669504" behindDoc="1" locked="0" layoutInCell="1" allowOverlap="1" wp14:anchorId="1235088B" wp14:editId="6A9258AB">
            <wp:simplePos x="0" y="0"/>
            <wp:positionH relativeFrom="margin">
              <wp:posOffset>2093595</wp:posOffset>
            </wp:positionH>
            <wp:positionV relativeFrom="paragraph">
              <wp:posOffset>3175</wp:posOffset>
            </wp:positionV>
            <wp:extent cx="1731010" cy="375525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ggle men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1010" cy="3755255"/>
                    </a:xfrm>
                    <a:prstGeom prst="rect">
                      <a:avLst/>
                    </a:prstGeom>
                  </pic:spPr>
                </pic:pic>
              </a:graphicData>
            </a:graphic>
            <wp14:sizeRelH relativeFrom="page">
              <wp14:pctWidth>0</wp14:pctWidth>
            </wp14:sizeRelH>
            <wp14:sizeRelV relativeFrom="page">
              <wp14:pctHeight>0</wp14:pctHeight>
            </wp14:sizeRelV>
          </wp:anchor>
        </w:drawing>
      </w:r>
    </w:p>
    <w:p w14:paraId="45C0E1CD" w14:textId="77777777" w:rsidR="00CD34C4" w:rsidRDefault="00CD34C4" w:rsidP="00404E65">
      <w:pPr>
        <w:jc w:val="both"/>
      </w:pPr>
    </w:p>
    <w:p w14:paraId="13A35635" w14:textId="77777777" w:rsidR="00CD34C4" w:rsidRDefault="00CD34C4" w:rsidP="00404E65">
      <w:pPr>
        <w:jc w:val="both"/>
      </w:pPr>
    </w:p>
    <w:p w14:paraId="7C2EF5D5" w14:textId="77777777" w:rsidR="00CD34C4" w:rsidRDefault="00CD34C4" w:rsidP="00404E65">
      <w:pPr>
        <w:jc w:val="both"/>
      </w:pPr>
    </w:p>
    <w:p w14:paraId="3099F0A1" w14:textId="77777777" w:rsidR="00CD34C4" w:rsidRDefault="00CD34C4" w:rsidP="00404E65">
      <w:pPr>
        <w:jc w:val="both"/>
      </w:pPr>
    </w:p>
    <w:p w14:paraId="1CB11AE5" w14:textId="77777777" w:rsidR="00CD34C4" w:rsidRDefault="00CD34C4" w:rsidP="00404E65">
      <w:pPr>
        <w:jc w:val="both"/>
      </w:pPr>
    </w:p>
    <w:p w14:paraId="516184D4" w14:textId="77777777" w:rsidR="00CD34C4" w:rsidRDefault="00CD34C4" w:rsidP="00404E65">
      <w:pPr>
        <w:jc w:val="both"/>
      </w:pPr>
    </w:p>
    <w:p w14:paraId="2531975A" w14:textId="77777777" w:rsidR="00CD34C4" w:rsidRDefault="00CD34C4" w:rsidP="00404E65">
      <w:pPr>
        <w:jc w:val="both"/>
      </w:pPr>
    </w:p>
    <w:p w14:paraId="7A882578" w14:textId="77777777" w:rsidR="00CD34C4" w:rsidRDefault="00CD34C4" w:rsidP="00404E65">
      <w:pPr>
        <w:jc w:val="both"/>
      </w:pPr>
    </w:p>
    <w:p w14:paraId="54125B43" w14:textId="77777777" w:rsidR="00CD34C4" w:rsidRDefault="00CD34C4" w:rsidP="00404E65">
      <w:pPr>
        <w:jc w:val="both"/>
      </w:pPr>
    </w:p>
    <w:p w14:paraId="5F43FE1E" w14:textId="77777777" w:rsidR="00CD34C4" w:rsidRDefault="00CD34C4" w:rsidP="00404E65">
      <w:pPr>
        <w:jc w:val="both"/>
      </w:pPr>
    </w:p>
    <w:p w14:paraId="4E78AA80" w14:textId="77777777" w:rsidR="00CD34C4" w:rsidRDefault="00CD34C4" w:rsidP="00404E65">
      <w:pPr>
        <w:jc w:val="both"/>
      </w:pPr>
    </w:p>
    <w:p w14:paraId="0631D608" w14:textId="77777777" w:rsidR="00CD34C4" w:rsidRDefault="00CD34C4" w:rsidP="00404E65">
      <w:pPr>
        <w:jc w:val="both"/>
      </w:pPr>
    </w:p>
    <w:p w14:paraId="40ECA91A" w14:textId="77777777" w:rsidR="009B4488" w:rsidRDefault="009B4488" w:rsidP="005A55B7">
      <w:pPr>
        <w:pStyle w:val="Heading1"/>
        <w:jc w:val="both"/>
      </w:pPr>
      <w:bookmarkStart w:id="89" w:name="_Toc178679539"/>
      <w:r>
        <w:lastRenderedPageBreak/>
        <w:t xml:space="preserve">4.3 </w:t>
      </w:r>
      <w:commentRangeStart w:id="90"/>
      <w:r>
        <w:t>Understanding the Project Structure</w:t>
      </w:r>
      <w:bookmarkEnd w:id="89"/>
    </w:p>
    <w:p w14:paraId="52202D20" w14:textId="77777777" w:rsidR="009B4488" w:rsidRDefault="009B4488" w:rsidP="009B4488">
      <w:pPr>
        <w:spacing w:before="100" w:beforeAutospacing="1" w:after="100" w:afterAutospacing="1" w:line="240" w:lineRule="auto"/>
        <w:jc w:val="both"/>
        <w:rPr>
          <w:rFonts w:eastAsia="Times New Roman" w:cstheme="minorHAnsi"/>
        </w:rPr>
      </w:pPr>
      <w:r w:rsidRPr="009B4488">
        <w:rPr>
          <w:rFonts w:eastAsia="Times New Roman" w:cstheme="minorHAnsi"/>
          <w:b/>
          <w:bCs/>
        </w:rPr>
        <w:t>App.js</w:t>
      </w:r>
      <w:r w:rsidRPr="009B4488">
        <w:rPr>
          <w:rFonts w:eastAsia="Times New Roman" w:cstheme="minorHAnsi"/>
        </w:rPr>
        <w:t>: This is the main entry point of your application, where you write your app's core logic and UI.</w:t>
      </w:r>
    </w:p>
    <w:p w14:paraId="377006EF" w14:textId="77777777" w:rsidR="009B4488" w:rsidRPr="009B4488" w:rsidRDefault="009B4488" w:rsidP="009B4488">
      <w:pPr>
        <w:spacing w:before="100" w:beforeAutospacing="1" w:after="100" w:afterAutospacing="1" w:line="240" w:lineRule="auto"/>
        <w:jc w:val="both"/>
        <w:rPr>
          <w:rFonts w:eastAsia="Times New Roman" w:cstheme="minorHAnsi"/>
        </w:rPr>
      </w:pPr>
      <w:proofErr w:type="spellStart"/>
      <w:proofErr w:type="gramStart"/>
      <w:r w:rsidRPr="009B4488">
        <w:rPr>
          <w:rFonts w:eastAsia="Times New Roman" w:cstheme="minorHAnsi"/>
          <w:b/>
          <w:bCs/>
        </w:rPr>
        <w:t>package.json</w:t>
      </w:r>
      <w:proofErr w:type="spellEnd"/>
      <w:proofErr w:type="gramEnd"/>
      <w:r w:rsidRPr="009B4488">
        <w:rPr>
          <w:rFonts w:eastAsia="Times New Roman" w:cstheme="minorHAnsi"/>
        </w:rPr>
        <w:t>: Contains metadata about your project, including dependencies, scripts, and versioning.</w:t>
      </w:r>
    </w:p>
    <w:p w14:paraId="5FC6BE49" w14:textId="77777777" w:rsidR="009B4488" w:rsidRPr="009B4488" w:rsidRDefault="009B4488" w:rsidP="009B4488">
      <w:pPr>
        <w:spacing w:before="100" w:beforeAutospacing="1" w:after="100" w:afterAutospacing="1" w:line="240" w:lineRule="auto"/>
        <w:jc w:val="both"/>
        <w:rPr>
          <w:rFonts w:eastAsia="Times New Roman" w:cstheme="minorHAnsi"/>
        </w:rPr>
      </w:pPr>
      <w:proofErr w:type="spellStart"/>
      <w:r w:rsidRPr="009B4488">
        <w:rPr>
          <w:rFonts w:eastAsia="Times New Roman" w:cstheme="minorHAnsi"/>
          <w:b/>
          <w:bCs/>
        </w:rPr>
        <w:t>node_modules</w:t>
      </w:r>
      <w:proofErr w:type="spellEnd"/>
      <w:r w:rsidRPr="009B4488">
        <w:rPr>
          <w:rFonts w:eastAsia="Times New Roman" w:cstheme="minorHAnsi"/>
          <w:b/>
          <w:bCs/>
        </w:rPr>
        <w:t>/</w:t>
      </w:r>
      <w:r w:rsidRPr="009B4488">
        <w:rPr>
          <w:rFonts w:eastAsia="Times New Roman" w:cstheme="minorHAnsi"/>
        </w:rPr>
        <w:t xml:space="preserve">: This folder contains all the packages and libraries your app needs to function, automatically managed by </w:t>
      </w:r>
      <w:proofErr w:type="spellStart"/>
      <w:r w:rsidRPr="009B4488">
        <w:rPr>
          <w:rFonts w:eastAsia="Times New Roman" w:cstheme="minorHAnsi"/>
        </w:rPr>
        <w:t>npm</w:t>
      </w:r>
      <w:proofErr w:type="spellEnd"/>
      <w:r w:rsidRPr="009B4488">
        <w:rPr>
          <w:rFonts w:eastAsia="Times New Roman" w:cstheme="minorHAnsi"/>
        </w:rPr>
        <w:t>.</w:t>
      </w:r>
    </w:p>
    <w:p w14:paraId="667EF0F3" w14:textId="77777777" w:rsidR="009B4488" w:rsidRPr="009B4488" w:rsidRDefault="009B4488" w:rsidP="009B4488">
      <w:pPr>
        <w:spacing w:before="100" w:beforeAutospacing="1" w:after="100" w:afterAutospacing="1" w:line="240" w:lineRule="auto"/>
        <w:jc w:val="both"/>
        <w:rPr>
          <w:rFonts w:eastAsia="Times New Roman" w:cstheme="minorHAnsi"/>
        </w:rPr>
      </w:pPr>
      <w:r w:rsidRPr="009B4488">
        <w:rPr>
          <w:rFonts w:eastAsia="Times New Roman" w:cstheme="minorHAnsi"/>
          <w:b/>
          <w:bCs/>
        </w:rPr>
        <w:t>assets/</w:t>
      </w:r>
      <w:r w:rsidRPr="009B4488">
        <w:rPr>
          <w:rFonts w:eastAsia="Times New Roman" w:cstheme="minorHAnsi"/>
        </w:rPr>
        <w:t>: A folder to store images, fonts, and other static resources for your app.</w:t>
      </w:r>
    </w:p>
    <w:p w14:paraId="2EEE92D7" w14:textId="77777777" w:rsidR="00C5691C" w:rsidRDefault="009B4488" w:rsidP="00EF0FB2">
      <w:pPr>
        <w:spacing w:before="100" w:beforeAutospacing="1" w:after="100" w:afterAutospacing="1" w:line="240" w:lineRule="auto"/>
        <w:jc w:val="both"/>
        <w:rPr>
          <w:rFonts w:eastAsia="Times New Roman" w:cstheme="minorHAnsi"/>
        </w:rPr>
      </w:pPr>
      <w:proofErr w:type="gramStart"/>
      <w:r w:rsidRPr="009B4488">
        <w:rPr>
          <w:rFonts w:eastAsia="Times New Roman" w:cstheme="minorHAnsi"/>
          <w:b/>
          <w:bCs/>
        </w:rPr>
        <w:t>.expo</w:t>
      </w:r>
      <w:proofErr w:type="gramEnd"/>
      <w:r w:rsidRPr="009B4488">
        <w:rPr>
          <w:rFonts w:eastAsia="Times New Roman" w:cstheme="minorHAnsi"/>
          <w:b/>
          <w:bCs/>
        </w:rPr>
        <w:t>/</w:t>
      </w:r>
      <w:r w:rsidRPr="009B4488">
        <w:rPr>
          <w:rFonts w:eastAsia="Times New Roman" w:cstheme="minorHAnsi"/>
        </w:rPr>
        <w:t>: Contains Expo-specific settings and configuration files for your project.</w:t>
      </w:r>
      <w:commentRangeEnd w:id="90"/>
      <w:r w:rsidR="000314BA">
        <w:rPr>
          <w:rStyle w:val="CommentReference"/>
        </w:rPr>
        <w:commentReference w:id="90"/>
      </w:r>
    </w:p>
    <w:p w14:paraId="1183FF8D" w14:textId="77777777" w:rsidR="00C5691C" w:rsidRDefault="00C5691C" w:rsidP="00C5691C">
      <w:pPr>
        <w:pStyle w:val="Heading1"/>
        <w:rPr>
          <w:rFonts w:eastAsia="Times New Roman"/>
        </w:rPr>
      </w:pPr>
      <w:bookmarkStart w:id="91" w:name="_Toc178679540"/>
      <w:r>
        <w:rPr>
          <w:rFonts w:eastAsia="Times New Roman"/>
        </w:rPr>
        <w:t>5. Network Configuration</w:t>
      </w:r>
      <w:bookmarkEnd w:id="91"/>
    </w:p>
    <w:p w14:paraId="0FEF759B" w14:textId="77777777" w:rsidR="00CC3602" w:rsidRDefault="00CC3602" w:rsidP="00CC3602">
      <w:pPr>
        <w:pStyle w:val="NormalWeb"/>
        <w:numPr>
          <w:ilvl w:val="0"/>
          <w:numId w:val="2"/>
        </w:numPr>
        <w:shd w:val="clear" w:color="auto" w:fill="FFFFFF"/>
        <w:spacing w:before="0" w:beforeAutospacing="0" w:after="0" w:afterAutospacing="0"/>
        <w:rPr>
          <w:rFonts w:ascii="Segoe UI" w:hAnsi="Segoe UI" w:cs="Segoe UI"/>
          <w:color w:val="131313"/>
          <w:sz w:val="21"/>
          <w:szCs w:val="21"/>
        </w:rPr>
      </w:pPr>
      <w:r>
        <w:rPr>
          <w:rFonts w:ascii="Segoe UI" w:hAnsi="Segoe UI" w:cs="Segoe UI"/>
          <w:color w:val="131313"/>
          <w:sz w:val="21"/>
          <w:szCs w:val="21"/>
        </w:rPr>
        <w:t>Make sure your device is on the same network as the server, and</w:t>
      </w:r>
    </w:p>
    <w:p w14:paraId="707F6351" w14:textId="77777777" w:rsidR="00CC3602" w:rsidRDefault="00CC3602" w:rsidP="00CC3602">
      <w:pPr>
        <w:pStyle w:val="NormalWeb"/>
        <w:numPr>
          <w:ilvl w:val="0"/>
          <w:numId w:val="2"/>
        </w:numPr>
        <w:shd w:val="clear" w:color="auto" w:fill="FFFFFF"/>
        <w:spacing w:before="0" w:beforeAutospacing="0" w:after="0" w:afterAutospacing="0"/>
        <w:rPr>
          <w:rFonts w:ascii="Segoe UI" w:hAnsi="Segoe UI" w:cs="Segoe UI"/>
          <w:color w:val="131313"/>
          <w:sz w:val="21"/>
          <w:szCs w:val="21"/>
        </w:rPr>
      </w:pPr>
      <w:r>
        <w:rPr>
          <w:rFonts w:ascii="Segoe UI" w:hAnsi="Segoe UI" w:cs="Segoe UI"/>
          <w:color w:val="131313"/>
          <w:sz w:val="21"/>
          <w:szCs w:val="21"/>
        </w:rPr>
        <w:t>that you have granted Expo Go the Local Network permission in the Settings app, or</w:t>
      </w:r>
    </w:p>
    <w:p w14:paraId="62121A7A" w14:textId="77777777" w:rsidR="00CC3602" w:rsidRDefault="00CC3602" w:rsidP="00CC3602">
      <w:pPr>
        <w:pStyle w:val="NormalWeb"/>
        <w:numPr>
          <w:ilvl w:val="0"/>
          <w:numId w:val="2"/>
        </w:numPr>
        <w:shd w:val="clear" w:color="auto" w:fill="FFFFFF"/>
        <w:spacing w:before="0" w:beforeAutospacing="0" w:after="0" w:afterAutospacing="0"/>
        <w:rPr>
          <w:rFonts w:ascii="Segoe UI" w:hAnsi="Segoe UI" w:cs="Segoe UI"/>
          <w:color w:val="131313"/>
          <w:sz w:val="21"/>
          <w:szCs w:val="21"/>
        </w:rPr>
      </w:pPr>
      <w:r>
        <w:rPr>
          <w:rFonts w:ascii="Segoe UI" w:hAnsi="Segoe UI" w:cs="Segoe UI"/>
          <w:color w:val="131313"/>
          <w:sz w:val="21"/>
          <w:szCs w:val="21"/>
        </w:rPr>
        <w:t xml:space="preserve">try using the tunnel connection type. </w:t>
      </w:r>
    </w:p>
    <w:p w14:paraId="6B8EA47E" w14:textId="77777777" w:rsidR="00CC3602" w:rsidRDefault="00CC3602" w:rsidP="00CC3602">
      <w:pPr>
        <w:pStyle w:val="NormalWeb"/>
        <w:shd w:val="clear" w:color="auto" w:fill="FFFFFF"/>
        <w:spacing w:before="0" w:beforeAutospacing="0" w:after="0" w:afterAutospacing="0"/>
        <w:rPr>
          <w:rFonts w:ascii="Segoe UI" w:hAnsi="Segoe UI" w:cs="Segoe UI"/>
          <w:color w:val="131313"/>
          <w:sz w:val="21"/>
          <w:szCs w:val="21"/>
        </w:rPr>
      </w:pPr>
      <w:r>
        <w:rPr>
          <w:rFonts w:ascii="Segoe UI" w:hAnsi="Segoe UI" w:cs="Segoe UI"/>
          <w:color w:val="131313"/>
          <w:sz w:val="21"/>
          <w:szCs w:val="21"/>
        </w:rPr>
        <w:t xml:space="preserve">            “</w:t>
      </w:r>
      <w:proofErr w:type="spellStart"/>
      <w:r w:rsidRPr="001B6415">
        <w:rPr>
          <w:rFonts w:ascii="Segoe UI" w:hAnsi="Segoe UI" w:cs="Segoe UI"/>
          <w:b/>
          <w:bCs/>
          <w:color w:val="131313"/>
          <w:sz w:val="21"/>
          <w:szCs w:val="21"/>
        </w:rPr>
        <w:t>npx</w:t>
      </w:r>
      <w:proofErr w:type="spellEnd"/>
      <w:r w:rsidRPr="001B6415">
        <w:rPr>
          <w:rFonts w:ascii="Segoe UI" w:hAnsi="Segoe UI" w:cs="Segoe UI"/>
          <w:b/>
          <w:bCs/>
          <w:color w:val="131313"/>
          <w:sz w:val="21"/>
          <w:szCs w:val="21"/>
        </w:rPr>
        <w:t xml:space="preserve"> expo start --tunnel</w:t>
      </w:r>
      <w:r>
        <w:rPr>
          <w:rFonts w:ascii="Segoe UI" w:hAnsi="Segoe UI" w:cs="Segoe UI"/>
          <w:color w:val="131313"/>
          <w:sz w:val="21"/>
          <w:szCs w:val="21"/>
        </w:rPr>
        <w:t>”</w:t>
      </w:r>
    </w:p>
    <w:p w14:paraId="5A495E5F" w14:textId="77777777" w:rsidR="00CC3602" w:rsidRDefault="00CC3602" w:rsidP="00CC3602">
      <w:pPr>
        <w:jc w:val="both"/>
      </w:pPr>
      <w:r>
        <w:rPr>
          <w:noProof/>
        </w:rPr>
        <w:drawing>
          <wp:anchor distT="0" distB="0" distL="114300" distR="114300" simplePos="0" relativeHeight="251678720" behindDoc="1" locked="0" layoutInCell="1" allowOverlap="1" wp14:anchorId="5BF269BF" wp14:editId="7DCFB2C1">
            <wp:simplePos x="0" y="0"/>
            <wp:positionH relativeFrom="margin">
              <wp:posOffset>1931670</wp:posOffset>
            </wp:positionH>
            <wp:positionV relativeFrom="paragraph">
              <wp:posOffset>99695</wp:posOffset>
            </wp:positionV>
            <wp:extent cx="1684020" cy="35655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 work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4020" cy="3565525"/>
                    </a:xfrm>
                    <a:prstGeom prst="rect">
                      <a:avLst/>
                    </a:prstGeom>
                  </pic:spPr>
                </pic:pic>
              </a:graphicData>
            </a:graphic>
            <wp14:sizeRelH relativeFrom="page">
              <wp14:pctWidth>0</wp14:pctWidth>
            </wp14:sizeRelH>
            <wp14:sizeRelV relativeFrom="page">
              <wp14:pctHeight>0</wp14:pctHeight>
            </wp14:sizeRelV>
          </wp:anchor>
        </w:drawing>
      </w:r>
    </w:p>
    <w:p w14:paraId="4BB6523B" w14:textId="77777777" w:rsidR="00CC3602" w:rsidRDefault="00CC3602" w:rsidP="00CC3602">
      <w:pPr>
        <w:jc w:val="both"/>
      </w:pPr>
    </w:p>
    <w:p w14:paraId="2C7D749B" w14:textId="77777777" w:rsidR="00CC3602" w:rsidRDefault="00CC3602" w:rsidP="00CC3602">
      <w:pPr>
        <w:jc w:val="both"/>
      </w:pPr>
    </w:p>
    <w:p w14:paraId="63EF299C" w14:textId="77777777" w:rsidR="00CC3602" w:rsidRDefault="00CC3602" w:rsidP="00CC3602">
      <w:pPr>
        <w:jc w:val="both"/>
      </w:pPr>
    </w:p>
    <w:p w14:paraId="691C3490" w14:textId="77777777" w:rsidR="00CC3602" w:rsidRDefault="00CC3602" w:rsidP="00CC3602">
      <w:pPr>
        <w:jc w:val="both"/>
      </w:pPr>
    </w:p>
    <w:p w14:paraId="7A1971EB" w14:textId="77777777" w:rsidR="00CC3602" w:rsidRDefault="00CC3602" w:rsidP="00CC3602">
      <w:pPr>
        <w:jc w:val="both"/>
      </w:pPr>
    </w:p>
    <w:p w14:paraId="3D343D02" w14:textId="77777777" w:rsidR="00CC3602" w:rsidRDefault="00CC3602" w:rsidP="00CC3602">
      <w:pPr>
        <w:jc w:val="both"/>
      </w:pPr>
    </w:p>
    <w:p w14:paraId="18153A4A" w14:textId="77777777" w:rsidR="00CC3602" w:rsidRDefault="00CC3602" w:rsidP="00CC3602">
      <w:pPr>
        <w:jc w:val="both"/>
      </w:pPr>
    </w:p>
    <w:p w14:paraId="0169E415" w14:textId="77777777" w:rsidR="00CC3602" w:rsidRDefault="00CC3602" w:rsidP="00CC3602">
      <w:pPr>
        <w:jc w:val="both"/>
      </w:pPr>
    </w:p>
    <w:p w14:paraId="565F99C6" w14:textId="77777777" w:rsidR="00CC3602" w:rsidRDefault="00CC3602" w:rsidP="00CC3602">
      <w:pPr>
        <w:jc w:val="both"/>
      </w:pPr>
    </w:p>
    <w:p w14:paraId="2C9B17D9" w14:textId="77777777" w:rsidR="00CC3602" w:rsidRDefault="00CC3602" w:rsidP="00CC3602">
      <w:pPr>
        <w:jc w:val="both"/>
      </w:pPr>
    </w:p>
    <w:p w14:paraId="54EEB9BF" w14:textId="77777777" w:rsidR="00FA0AA1" w:rsidRDefault="00FA0AA1" w:rsidP="00CC3602">
      <w:pPr>
        <w:jc w:val="both"/>
      </w:pPr>
    </w:p>
    <w:p w14:paraId="6558AD06" w14:textId="77777777" w:rsidR="00CC3602" w:rsidRDefault="00CC3602" w:rsidP="00CC3602">
      <w:pPr>
        <w:jc w:val="both"/>
      </w:pPr>
    </w:p>
    <w:p w14:paraId="15F2BAD0" w14:textId="77777777" w:rsidR="00EF0FB2" w:rsidRDefault="00EF0FB2" w:rsidP="00CC3602">
      <w:pPr>
        <w:jc w:val="both"/>
      </w:pPr>
    </w:p>
    <w:p w14:paraId="1BF58C2A" w14:textId="77777777" w:rsidR="00CC3602" w:rsidRDefault="007B06FA" w:rsidP="00CC3602">
      <w:pPr>
        <w:pStyle w:val="Heading3"/>
      </w:pPr>
      <w:bookmarkStart w:id="92" w:name="_Toc178679541"/>
      <w:r>
        <w:t>5</w:t>
      </w:r>
      <w:r w:rsidR="00E74B6F">
        <w:t>.2.1</w:t>
      </w:r>
      <w:r w:rsidR="00CC3602">
        <w:t>. Set up IP Address</w:t>
      </w:r>
      <w:bookmarkEnd w:id="92"/>
    </w:p>
    <w:p w14:paraId="360EEF7D" w14:textId="77777777" w:rsidR="00CC3602" w:rsidRDefault="00CC3602" w:rsidP="00CC3602">
      <w:r>
        <w:t>If you want to set a fixed IP address for your React Native project, follow these steps:</w:t>
      </w:r>
    </w:p>
    <w:p w14:paraId="76066C24" w14:textId="77777777" w:rsidR="00CC3602" w:rsidRDefault="00271FB2" w:rsidP="00CC3602">
      <w:r>
        <w:t>1. Create or edit the “metro.config.js”</w:t>
      </w:r>
      <w:r w:rsidR="00CC3602">
        <w:t xml:space="preserve"> file in your project root and add the following configuration:</w:t>
      </w:r>
    </w:p>
    <w:p w14:paraId="6F6FAA32" w14:textId="77777777" w:rsidR="00CC3602" w:rsidRDefault="00CC3602" w:rsidP="00CC3602">
      <w:r>
        <w:lastRenderedPageBreak/>
        <w:t xml:space="preserve">   </w:t>
      </w:r>
      <w:r>
        <w:rPr>
          <w:noProof/>
        </w:rPr>
        <w:drawing>
          <wp:anchor distT="0" distB="0" distL="114300" distR="114300" simplePos="0" relativeHeight="251679744" behindDoc="1" locked="0" layoutInCell="1" allowOverlap="1" wp14:anchorId="2409854F" wp14:editId="1C4BF075">
            <wp:simplePos x="0" y="0"/>
            <wp:positionH relativeFrom="column">
              <wp:posOffset>0</wp:posOffset>
            </wp:positionH>
            <wp:positionV relativeFrom="paragraph">
              <wp:posOffset>185420</wp:posOffset>
            </wp:positionV>
            <wp:extent cx="5943600" cy="24980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tro.confi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14:sizeRelH relativeFrom="page">
              <wp14:pctWidth>0</wp14:pctWidth>
            </wp14:sizeRelH>
            <wp14:sizeRelV relativeFrom="page">
              <wp14:pctHeight>0</wp14:pctHeight>
            </wp14:sizeRelV>
          </wp:anchor>
        </w:drawing>
      </w:r>
    </w:p>
    <w:p w14:paraId="29E12997" w14:textId="77777777" w:rsidR="00CC3602" w:rsidRDefault="00CC3602" w:rsidP="00CC3602"/>
    <w:p w14:paraId="3E054F36" w14:textId="77777777" w:rsidR="00CC3602" w:rsidRDefault="00CC3602" w:rsidP="00CC3602"/>
    <w:p w14:paraId="6CBC9DC9" w14:textId="77777777" w:rsidR="00CC3602" w:rsidRDefault="00CC3602" w:rsidP="00CC3602"/>
    <w:p w14:paraId="1AFE19B0" w14:textId="77777777" w:rsidR="00CC3602" w:rsidRDefault="00CC3602" w:rsidP="00CC3602"/>
    <w:p w14:paraId="212C3D8C" w14:textId="77777777" w:rsidR="00CC3602" w:rsidRDefault="00CC3602" w:rsidP="00CC3602"/>
    <w:p w14:paraId="3941D7B6" w14:textId="77777777" w:rsidR="00CC3602" w:rsidRDefault="00CC3602" w:rsidP="00CC3602"/>
    <w:p w14:paraId="2DFD2F45" w14:textId="77777777" w:rsidR="00EF0FB2" w:rsidRDefault="00EF0FB2" w:rsidP="00CC3602"/>
    <w:p w14:paraId="650B2ED9" w14:textId="77777777" w:rsidR="00CC3602" w:rsidRDefault="00CC3602" w:rsidP="00CC3602"/>
    <w:p w14:paraId="7911314A" w14:textId="77777777" w:rsidR="00CC3602" w:rsidRDefault="00CC3602" w:rsidP="00CC3602"/>
    <w:p w14:paraId="239CEAC1" w14:textId="77777777" w:rsidR="00CC3602" w:rsidRDefault="004C60BB" w:rsidP="00CC3602">
      <w:r>
        <w:t>2. Set the “</w:t>
      </w:r>
      <w:r w:rsidR="00CC3602">
        <w:t>REACT_NATIV</w:t>
      </w:r>
      <w:r>
        <w:t>E_PACKAGER_HOSTNAME”</w:t>
      </w:r>
      <w:r w:rsidR="00CC3602">
        <w:t xml:space="preserve"> environment variable by running the following command in your terminal:</w:t>
      </w:r>
    </w:p>
    <w:p w14:paraId="55E6C627" w14:textId="77777777" w:rsidR="00CC3602" w:rsidRDefault="00CC3602" w:rsidP="00CC3602">
      <w:r>
        <w:t xml:space="preserve">   “</w:t>
      </w:r>
      <w:r w:rsidRPr="001B036D">
        <w:rPr>
          <w:b/>
          <w:bCs/>
        </w:rPr>
        <w:t>export REACT_NATIVE_PACKAGER_HOSTNAME=&lt;your-computer-</w:t>
      </w:r>
      <w:proofErr w:type="spellStart"/>
      <w:r w:rsidRPr="001B036D">
        <w:rPr>
          <w:b/>
          <w:bCs/>
        </w:rPr>
        <w:t>ip</w:t>
      </w:r>
      <w:proofErr w:type="spellEnd"/>
      <w:r w:rsidRPr="001B036D">
        <w:rPr>
          <w:b/>
          <w:bCs/>
        </w:rPr>
        <w:t>&gt;</w:t>
      </w:r>
      <w:r>
        <w:t>”</w:t>
      </w:r>
    </w:p>
    <w:p w14:paraId="114CB06B" w14:textId="77777777" w:rsidR="00CC3602" w:rsidRDefault="004C60BB" w:rsidP="00CC3602">
      <w:r>
        <w:t xml:space="preserve">   Replace “&lt;your-computer-</w:t>
      </w:r>
      <w:proofErr w:type="spellStart"/>
      <w:r>
        <w:t>ip</w:t>
      </w:r>
      <w:proofErr w:type="spellEnd"/>
      <w:r>
        <w:t>&gt;”</w:t>
      </w:r>
      <w:r w:rsidR="00CC3602">
        <w:t xml:space="preserve"> with your a</w:t>
      </w:r>
      <w:r>
        <w:t>ctual IP address, for example, “192.168.1.10”</w:t>
      </w:r>
      <w:r w:rsidR="00CC3602">
        <w:t>.</w:t>
      </w:r>
    </w:p>
    <w:p w14:paraId="4618C213" w14:textId="77777777" w:rsidR="00CC3602" w:rsidRDefault="007B06FA" w:rsidP="00CC3602">
      <w:pPr>
        <w:pStyle w:val="Heading3"/>
      </w:pPr>
      <w:bookmarkStart w:id="93" w:name="_Toc178679542"/>
      <w:r>
        <w:t>5</w:t>
      </w:r>
      <w:r w:rsidR="00E74B6F">
        <w:t>.2.2</w:t>
      </w:r>
      <w:r w:rsidR="00CC3602">
        <w:t>. Ports</w:t>
      </w:r>
      <w:bookmarkEnd w:id="93"/>
    </w:p>
    <w:p w14:paraId="3EDA3E80" w14:textId="77777777" w:rsidR="00CC3602" w:rsidRPr="00157F61" w:rsidRDefault="00FA0AA1" w:rsidP="00FA0AA1">
      <w:pPr>
        <w:jc w:val="both"/>
      </w:pPr>
      <w:r w:rsidRPr="002E4344">
        <w:t xml:space="preserve">The Metro Bundler </w:t>
      </w:r>
      <w:r>
        <w:t>starts working by default with “localhost”</w:t>
      </w:r>
      <w:r w:rsidRPr="002E4344">
        <w:t xml:space="preserve"> on port 8081. If it doesn't work, you can switch to using your computer's IP address with port 19000, which is commonly used by the Expo development server for better connectivity with your device.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907"/>
        <w:gridCol w:w="915"/>
      </w:tblGrid>
      <w:tr w:rsidR="00CC3602" w:rsidRPr="001B036D" w14:paraId="221AAA58" w14:textId="77777777" w:rsidTr="00DF7322">
        <w:trPr>
          <w:tblHeader/>
          <w:tblCellSpacing w:w="15" w:type="dxa"/>
        </w:trPr>
        <w:tc>
          <w:tcPr>
            <w:tcW w:w="0" w:type="auto"/>
            <w:vAlign w:val="center"/>
            <w:hideMark/>
          </w:tcPr>
          <w:p w14:paraId="559C880B" w14:textId="77777777" w:rsidR="00CC3602" w:rsidRPr="001B036D" w:rsidRDefault="00CC3602" w:rsidP="00DF7322">
            <w:pPr>
              <w:spacing w:after="0" w:line="240" w:lineRule="auto"/>
              <w:jc w:val="center"/>
              <w:rPr>
                <w:rFonts w:ascii="Times New Roman" w:eastAsia="Times New Roman" w:hAnsi="Times New Roman" w:cs="Times New Roman"/>
                <w:b/>
                <w:bCs/>
                <w:sz w:val="24"/>
                <w:szCs w:val="24"/>
              </w:rPr>
            </w:pPr>
            <w:r w:rsidRPr="001B036D">
              <w:rPr>
                <w:rFonts w:ascii="Times New Roman" w:eastAsia="Times New Roman" w:hAnsi="Times New Roman" w:cs="Times New Roman"/>
                <w:b/>
                <w:bCs/>
                <w:sz w:val="24"/>
                <w:szCs w:val="24"/>
              </w:rPr>
              <w:t>Port</w:t>
            </w:r>
          </w:p>
        </w:tc>
        <w:tc>
          <w:tcPr>
            <w:tcW w:w="0" w:type="auto"/>
            <w:vAlign w:val="center"/>
            <w:hideMark/>
          </w:tcPr>
          <w:p w14:paraId="711BFC23" w14:textId="77777777" w:rsidR="00CC3602" w:rsidRPr="001B036D" w:rsidRDefault="00CC3602" w:rsidP="00DF7322">
            <w:pPr>
              <w:spacing w:after="0" w:line="240" w:lineRule="auto"/>
              <w:jc w:val="center"/>
              <w:rPr>
                <w:rFonts w:ascii="Times New Roman" w:eastAsia="Times New Roman" w:hAnsi="Times New Roman" w:cs="Times New Roman"/>
                <w:b/>
                <w:bCs/>
                <w:sz w:val="24"/>
                <w:szCs w:val="24"/>
              </w:rPr>
            </w:pPr>
            <w:r w:rsidRPr="001B036D">
              <w:rPr>
                <w:rFonts w:ascii="Times New Roman" w:eastAsia="Times New Roman" w:hAnsi="Times New Roman" w:cs="Times New Roman"/>
                <w:b/>
                <w:bCs/>
                <w:sz w:val="24"/>
                <w:szCs w:val="24"/>
              </w:rPr>
              <w:t>Used By</w:t>
            </w:r>
          </w:p>
        </w:tc>
        <w:tc>
          <w:tcPr>
            <w:tcW w:w="0" w:type="auto"/>
            <w:vAlign w:val="center"/>
            <w:hideMark/>
          </w:tcPr>
          <w:p w14:paraId="59A4CB5E" w14:textId="77777777" w:rsidR="00CC3602" w:rsidRPr="001B036D" w:rsidRDefault="00CC3602" w:rsidP="00DF7322">
            <w:pPr>
              <w:spacing w:after="0" w:line="240" w:lineRule="auto"/>
              <w:jc w:val="center"/>
              <w:rPr>
                <w:rFonts w:ascii="Times New Roman" w:eastAsia="Times New Roman" w:hAnsi="Times New Roman" w:cs="Times New Roman"/>
                <w:b/>
                <w:bCs/>
                <w:sz w:val="24"/>
                <w:szCs w:val="24"/>
              </w:rPr>
            </w:pPr>
            <w:r w:rsidRPr="001B036D">
              <w:rPr>
                <w:rFonts w:ascii="Times New Roman" w:eastAsia="Times New Roman" w:hAnsi="Times New Roman" w:cs="Times New Roman"/>
                <w:b/>
                <w:bCs/>
                <w:sz w:val="24"/>
                <w:szCs w:val="24"/>
              </w:rPr>
              <w:t>Purpose</w:t>
            </w:r>
          </w:p>
        </w:tc>
      </w:tr>
    </w:tbl>
    <w:p w14:paraId="7405B999" w14:textId="77777777" w:rsidR="00CC3602" w:rsidRPr="001B036D" w:rsidRDefault="00CC3602" w:rsidP="00CC3602">
      <w:pPr>
        <w:spacing w:after="0" w:line="240" w:lineRule="auto"/>
        <w:rPr>
          <w:rFonts w:ascii="Times New Roman" w:eastAsia="Times New Roman" w:hAnsi="Times New Roman" w:cs="Times New Roman"/>
          <w:vanish/>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5"/>
        <w:gridCol w:w="2223"/>
        <w:gridCol w:w="6412"/>
      </w:tblGrid>
      <w:tr w:rsidR="00CC3602" w:rsidRPr="001B036D" w14:paraId="1B09F6EC" w14:textId="77777777" w:rsidTr="00DF7322">
        <w:trPr>
          <w:tblCellSpacing w:w="15" w:type="dxa"/>
        </w:trPr>
        <w:tc>
          <w:tcPr>
            <w:tcW w:w="670" w:type="dxa"/>
            <w:vAlign w:val="center"/>
            <w:hideMark/>
          </w:tcPr>
          <w:p w14:paraId="1AAE154D" w14:textId="77777777" w:rsidR="00CC3602" w:rsidRPr="001B036D" w:rsidRDefault="00CC3602" w:rsidP="00DF7322">
            <w:pPr>
              <w:spacing w:after="0" w:line="240" w:lineRule="auto"/>
              <w:rPr>
                <w:rFonts w:eastAsia="Times New Roman" w:cstheme="minorHAnsi"/>
              </w:rPr>
            </w:pPr>
            <w:r w:rsidRPr="001B036D">
              <w:rPr>
                <w:rFonts w:eastAsia="Times New Roman" w:cstheme="minorHAnsi"/>
              </w:rPr>
              <w:t>8081</w:t>
            </w:r>
          </w:p>
        </w:tc>
        <w:tc>
          <w:tcPr>
            <w:tcW w:w="2193" w:type="dxa"/>
            <w:vAlign w:val="center"/>
            <w:hideMark/>
          </w:tcPr>
          <w:p w14:paraId="2373E20C" w14:textId="77777777" w:rsidR="00CC3602" w:rsidRPr="001B036D" w:rsidRDefault="00CC3602" w:rsidP="00DF7322">
            <w:pPr>
              <w:spacing w:after="0" w:line="240" w:lineRule="auto"/>
              <w:rPr>
                <w:rFonts w:eastAsia="Times New Roman" w:cstheme="minorHAnsi"/>
              </w:rPr>
            </w:pPr>
            <w:r w:rsidRPr="001B036D">
              <w:rPr>
                <w:rFonts w:eastAsia="Times New Roman" w:cstheme="minorHAnsi"/>
              </w:rPr>
              <w:t>React Native Metro Bundler</w:t>
            </w:r>
          </w:p>
        </w:tc>
        <w:tc>
          <w:tcPr>
            <w:tcW w:w="0" w:type="auto"/>
            <w:vAlign w:val="center"/>
            <w:hideMark/>
          </w:tcPr>
          <w:p w14:paraId="2FB3AD3E" w14:textId="77777777" w:rsidR="00CC3602" w:rsidRPr="001B036D" w:rsidRDefault="00CC3602" w:rsidP="00DF7322">
            <w:pPr>
              <w:spacing w:after="0" w:line="240" w:lineRule="auto"/>
              <w:rPr>
                <w:rFonts w:eastAsia="Times New Roman" w:cstheme="minorHAnsi"/>
              </w:rPr>
            </w:pPr>
            <w:r w:rsidRPr="001B036D">
              <w:rPr>
                <w:rFonts w:eastAsia="Times New Roman" w:cstheme="minorHAnsi"/>
              </w:rPr>
              <w:t>Serves the JavaScript bundle and handles live reloading for React Native projects.</w:t>
            </w:r>
          </w:p>
        </w:tc>
      </w:tr>
    </w:tbl>
    <w:p w14:paraId="68527594" w14:textId="77777777" w:rsidR="00CC3602" w:rsidRPr="001B036D" w:rsidRDefault="00CC3602" w:rsidP="00CC3602">
      <w:pPr>
        <w:spacing w:after="0" w:line="240" w:lineRule="auto"/>
        <w:rPr>
          <w:rFonts w:eastAsia="Times New Roman" w:cstheme="minorHAnsi"/>
          <w:vanish/>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5"/>
        <w:gridCol w:w="2270"/>
        <w:gridCol w:w="6390"/>
      </w:tblGrid>
      <w:tr w:rsidR="00CC3602" w:rsidRPr="001B036D" w14:paraId="3B875626" w14:textId="77777777" w:rsidTr="00DF7322">
        <w:trPr>
          <w:tblCellSpacing w:w="15" w:type="dxa"/>
        </w:trPr>
        <w:tc>
          <w:tcPr>
            <w:tcW w:w="0" w:type="auto"/>
            <w:vAlign w:val="center"/>
            <w:hideMark/>
          </w:tcPr>
          <w:p w14:paraId="3E75914C" w14:textId="77777777" w:rsidR="00CC3602" w:rsidRPr="001B036D" w:rsidRDefault="00CC3602" w:rsidP="00DF7322">
            <w:pPr>
              <w:spacing w:after="0" w:line="240" w:lineRule="auto"/>
              <w:rPr>
                <w:rFonts w:eastAsia="Times New Roman" w:cstheme="minorHAnsi"/>
              </w:rPr>
            </w:pPr>
            <w:r w:rsidRPr="001B036D">
              <w:rPr>
                <w:rFonts w:eastAsia="Times New Roman" w:cstheme="minorHAnsi"/>
              </w:rPr>
              <w:t>19000</w:t>
            </w:r>
          </w:p>
        </w:tc>
        <w:tc>
          <w:tcPr>
            <w:tcW w:w="2240" w:type="dxa"/>
            <w:vAlign w:val="center"/>
            <w:hideMark/>
          </w:tcPr>
          <w:p w14:paraId="3F53E4FB" w14:textId="77777777" w:rsidR="00CC3602" w:rsidRPr="001B036D" w:rsidRDefault="00CC3602" w:rsidP="00DF7322">
            <w:pPr>
              <w:spacing w:after="0" w:line="240" w:lineRule="auto"/>
              <w:rPr>
                <w:rFonts w:eastAsia="Times New Roman" w:cstheme="minorHAnsi"/>
              </w:rPr>
            </w:pPr>
            <w:r w:rsidRPr="001B036D">
              <w:rPr>
                <w:rFonts w:eastAsia="Times New Roman" w:cstheme="minorHAnsi"/>
              </w:rPr>
              <w:t>Expo Dev Server</w:t>
            </w:r>
          </w:p>
        </w:tc>
        <w:tc>
          <w:tcPr>
            <w:tcW w:w="6345" w:type="dxa"/>
            <w:vAlign w:val="center"/>
            <w:hideMark/>
          </w:tcPr>
          <w:p w14:paraId="108438E5" w14:textId="77777777" w:rsidR="00CC3602" w:rsidRPr="001B036D" w:rsidRDefault="00CC3602" w:rsidP="00DF7322">
            <w:pPr>
              <w:spacing w:after="0" w:line="240" w:lineRule="auto"/>
              <w:rPr>
                <w:rFonts w:eastAsia="Times New Roman" w:cstheme="minorHAnsi"/>
              </w:rPr>
            </w:pPr>
            <w:r w:rsidRPr="001B036D">
              <w:rPr>
                <w:rFonts w:eastAsia="Times New Roman" w:cstheme="minorHAnsi"/>
              </w:rPr>
              <w:t>Main server for serving JavaScript code to the Expo Go app.</w:t>
            </w:r>
          </w:p>
        </w:tc>
      </w:tr>
    </w:tbl>
    <w:p w14:paraId="5200C90B" w14:textId="77777777" w:rsidR="00CC3602" w:rsidRPr="001B036D" w:rsidRDefault="00CC3602" w:rsidP="00CC3602">
      <w:pPr>
        <w:spacing w:after="0" w:line="240" w:lineRule="auto"/>
        <w:rPr>
          <w:rFonts w:eastAsia="Times New Roman" w:cstheme="minorHAnsi"/>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5"/>
        <w:gridCol w:w="2250"/>
        <w:gridCol w:w="6385"/>
      </w:tblGrid>
      <w:tr w:rsidR="00CC3602" w:rsidRPr="001B036D" w14:paraId="2E33AD73" w14:textId="77777777" w:rsidTr="00DF7322">
        <w:trPr>
          <w:tblCellSpacing w:w="15" w:type="dxa"/>
        </w:trPr>
        <w:tc>
          <w:tcPr>
            <w:tcW w:w="670" w:type="dxa"/>
            <w:vAlign w:val="center"/>
            <w:hideMark/>
          </w:tcPr>
          <w:p w14:paraId="032D91A7" w14:textId="77777777" w:rsidR="00CC3602" w:rsidRPr="001B036D" w:rsidRDefault="00CC3602" w:rsidP="00DF7322">
            <w:pPr>
              <w:spacing w:after="0" w:line="240" w:lineRule="auto"/>
              <w:rPr>
                <w:rFonts w:eastAsia="Times New Roman" w:cstheme="minorHAnsi"/>
              </w:rPr>
            </w:pPr>
            <w:r w:rsidRPr="001B036D">
              <w:rPr>
                <w:rFonts w:eastAsia="Times New Roman" w:cstheme="minorHAnsi"/>
              </w:rPr>
              <w:t>19001</w:t>
            </w:r>
          </w:p>
        </w:tc>
        <w:tc>
          <w:tcPr>
            <w:tcW w:w="2220" w:type="dxa"/>
            <w:vAlign w:val="center"/>
            <w:hideMark/>
          </w:tcPr>
          <w:p w14:paraId="0639614E" w14:textId="77777777" w:rsidR="00CC3602" w:rsidRPr="001B036D" w:rsidRDefault="00CC3602" w:rsidP="00DF7322">
            <w:pPr>
              <w:spacing w:after="0" w:line="240" w:lineRule="auto"/>
              <w:rPr>
                <w:rFonts w:eastAsia="Times New Roman" w:cstheme="minorHAnsi"/>
              </w:rPr>
            </w:pPr>
            <w:r w:rsidRPr="001B036D">
              <w:rPr>
                <w:rFonts w:eastAsia="Times New Roman" w:cstheme="minorHAnsi"/>
              </w:rPr>
              <w:t>Expo WebSocket Server</w:t>
            </w:r>
          </w:p>
        </w:tc>
        <w:tc>
          <w:tcPr>
            <w:tcW w:w="6340" w:type="dxa"/>
            <w:vAlign w:val="center"/>
            <w:hideMark/>
          </w:tcPr>
          <w:p w14:paraId="62569234" w14:textId="77777777" w:rsidR="00CC3602" w:rsidRPr="001B036D" w:rsidRDefault="00CC3602" w:rsidP="00DF7322">
            <w:pPr>
              <w:spacing w:after="0" w:line="240" w:lineRule="auto"/>
              <w:rPr>
                <w:rFonts w:eastAsia="Times New Roman" w:cstheme="minorHAnsi"/>
              </w:rPr>
            </w:pPr>
            <w:r w:rsidRPr="001B036D">
              <w:rPr>
                <w:rFonts w:eastAsia="Times New Roman" w:cstheme="minorHAnsi"/>
              </w:rPr>
              <w:t>Enables real-time communication, debugging, and logs for Expo projects.</w:t>
            </w:r>
          </w:p>
        </w:tc>
      </w:tr>
    </w:tbl>
    <w:p w14:paraId="0F91D3CC" w14:textId="77777777" w:rsidR="00CC3602" w:rsidRPr="001B036D" w:rsidRDefault="00CC3602" w:rsidP="00CC3602">
      <w:pPr>
        <w:spacing w:after="0" w:line="240" w:lineRule="auto"/>
        <w:rPr>
          <w:rFonts w:eastAsia="Times New Roman" w:cstheme="minorHAnsi"/>
          <w:vanish/>
        </w:rPr>
      </w:pP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5"/>
        <w:gridCol w:w="2270"/>
        <w:gridCol w:w="6390"/>
      </w:tblGrid>
      <w:tr w:rsidR="00CC3602" w:rsidRPr="001B036D" w14:paraId="3B4C8197" w14:textId="77777777" w:rsidTr="00DF7322">
        <w:trPr>
          <w:tblCellSpacing w:w="15" w:type="dxa"/>
        </w:trPr>
        <w:tc>
          <w:tcPr>
            <w:tcW w:w="650" w:type="dxa"/>
            <w:vAlign w:val="center"/>
            <w:hideMark/>
          </w:tcPr>
          <w:p w14:paraId="6876E35E" w14:textId="77777777" w:rsidR="00CC3602" w:rsidRPr="001B036D" w:rsidRDefault="00CC3602" w:rsidP="00DF7322">
            <w:pPr>
              <w:spacing w:after="0" w:line="240" w:lineRule="auto"/>
              <w:rPr>
                <w:rFonts w:eastAsia="Times New Roman" w:cstheme="minorHAnsi"/>
              </w:rPr>
            </w:pPr>
            <w:r w:rsidRPr="001B036D">
              <w:rPr>
                <w:rFonts w:eastAsia="Times New Roman" w:cstheme="minorHAnsi"/>
              </w:rPr>
              <w:t>19002</w:t>
            </w:r>
          </w:p>
        </w:tc>
        <w:tc>
          <w:tcPr>
            <w:tcW w:w="2240" w:type="dxa"/>
            <w:vAlign w:val="center"/>
            <w:hideMark/>
          </w:tcPr>
          <w:p w14:paraId="33FD7812" w14:textId="77777777" w:rsidR="00CC3602" w:rsidRPr="001B036D" w:rsidRDefault="00CC3602" w:rsidP="00DF7322">
            <w:pPr>
              <w:spacing w:after="0" w:line="240" w:lineRule="auto"/>
              <w:rPr>
                <w:rFonts w:eastAsia="Times New Roman" w:cstheme="minorHAnsi"/>
              </w:rPr>
            </w:pPr>
            <w:r w:rsidRPr="001B036D">
              <w:rPr>
                <w:rFonts w:eastAsia="Times New Roman" w:cstheme="minorHAnsi"/>
              </w:rPr>
              <w:t>Expo Developer Tools UI</w:t>
            </w:r>
          </w:p>
        </w:tc>
        <w:tc>
          <w:tcPr>
            <w:tcW w:w="6345" w:type="dxa"/>
            <w:vAlign w:val="center"/>
            <w:hideMark/>
          </w:tcPr>
          <w:p w14:paraId="1DF42C19" w14:textId="77777777" w:rsidR="00CC3602" w:rsidRPr="001B036D" w:rsidRDefault="00CC3602" w:rsidP="00DF7322">
            <w:pPr>
              <w:spacing w:after="0" w:line="240" w:lineRule="auto"/>
              <w:rPr>
                <w:rFonts w:eastAsia="Times New Roman" w:cstheme="minorHAnsi"/>
              </w:rPr>
            </w:pPr>
            <w:r w:rsidRPr="001B036D">
              <w:rPr>
                <w:rFonts w:eastAsia="Times New Roman" w:cstheme="minorHAnsi"/>
              </w:rPr>
              <w:t>Hosts the web-based Expo Developer Tools interface.</w:t>
            </w:r>
          </w:p>
        </w:tc>
      </w:tr>
    </w:tbl>
    <w:p w14:paraId="011454C7" w14:textId="77777777" w:rsidR="00C5691C" w:rsidRPr="0021003D" w:rsidRDefault="00C5691C" w:rsidP="0021003D">
      <w:pPr>
        <w:spacing w:before="100" w:beforeAutospacing="1" w:after="100" w:afterAutospacing="1" w:line="240" w:lineRule="auto"/>
        <w:jc w:val="both"/>
        <w:rPr>
          <w:rFonts w:eastAsia="Times New Roman" w:cstheme="minorHAnsi"/>
        </w:rPr>
      </w:pPr>
    </w:p>
    <w:p w14:paraId="0404FE62" w14:textId="77777777" w:rsidR="00274D2D" w:rsidRDefault="00C5691C" w:rsidP="005A55B7">
      <w:pPr>
        <w:pStyle w:val="Heading1"/>
        <w:jc w:val="both"/>
      </w:pPr>
      <w:bookmarkStart w:id="94" w:name="_Toc178679543"/>
      <w:r>
        <w:t>6</w:t>
      </w:r>
      <w:r w:rsidR="008B260B">
        <w:t xml:space="preserve">. </w:t>
      </w:r>
      <w:commentRangeStart w:id="95"/>
      <w:r w:rsidR="008B260B">
        <w:t>Modifying Your App</w:t>
      </w:r>
      <w:bookmarkEnd w:id="94"/>
      <w:commentRangeEnd w:id="95"/>
      <w:r w:rsidR="000314BA">
        <w:rPr>
          <w:rStyle w:val="CommentReference"/>
          <w:rFonts w:asciiTheme="minorHAnsi" w:eastAsiaTheme="minorHAnsi" w:hAnsiTheme="minorHAnsi" w:cstheme="minorBidi"/>
          <w:color w:val="auto"/>
        </w:rPr>
        <w:commentReference w:id="95"/>
      </w:r>
    </w:p>
    <w:p w14:paraId="4E9FAFE5" w14:textId="77777777" w:rsidR="00C17BF8" w:rsidRPr="00C17BF8" w:rsidRDefault="00C5691C" w:rsidP="00E63144">
      <w:pPr>
        <w:pStyle w:val="Heading2"/>
        <w:jc w:val="both"/>
      </w:pPr>
      <w:bookmarkStart w:id="96" w:name="_Toc178679544"/>
      <w:r>
        <w:t>6</w:t>
      </w:r>
      <w:r w:rsidR="00274D2D">
        <w:t xml:space="preserve">.1 </w:t>
      </w:r>
      <w:r w:rsidR="00F35E2C">
        <w:t>Open and Edit Your App.js File</w:t>
      </w:r>
      <w:bookmarkEnd w:id="96"/>
    </w:p>
    <w:p w14:paraId="5F2BD5AA" w14:textId="77777777" w:rsidR="00CD34C4" w:rsidRDefault="005A55B7" w:rsidP="006D31C3">
      <w:pPr>
        <w:jc w:val="both"/>
      </w:pPr>
      <w:r>
        <w:t>1. Open “App.js”</w:t>
      </w:r>
      <w:r w:rsidR="00274D2D">
        <w:t xml:space="preserve"> in a text editor (e.g., Visual Studio Code, Notepad).</w:t>
      </w:r>
    </w:p>
    <w:p w14:paraId="2FB0C3CF" w14:textId="77777777" w:rsidR="00274D2D" w:rsidRDefault="005A55B7" w:rsidP="00E63144">
      <w:pPr>
        <w:jc w:val="both"/>
      </w:pPr>
      <w:r>
        <w:t>2. Find the line with “&lt;Text&gt;”</w:t>
      </w:r>
      <w:r w:rsidR="00274D2D">
        <w:t xml:space="preserve"> containing "Open up App.js to start working on your app!".</w:t>
      </w:r>
    </w:p>
    <w:p w14:paraId="2B54A901" w14:textId="77777777" w:rsidR="00EF0FB2" w:rsidRDefault="00EF0FB2" w:rsidP="00E63144">
      <w:pPr>
        <w:jc w:val="both"/>
      </w:pPr>
    </w:p>
    <w:p w14:paraId="69E445CE" w14:textId="77777777" w:rsidR="00AB2223" w:rsidRDefault="00CD34C4" w:rsidP="00E63144">
      <w:pPr>
        <w:jc w:val="both"/>
      </w:pPr>
      <w:r>
        <w:rPr>
          <w:noProof/>
        </w:rPr>
        <w:lastRenderedPageBreak/>
        <w:drawing>
          <wp:anchor distT="0" distB="0" distL="114300" distR="114300" simplePos="0" relativeHeight="251671552" behindDoc="1" locked="0" layoutInCell="1" allowOverlap="1" wp14:anchorId="28547A4B" wp14:editId="4BE45527">
            <wp:simplePos x="0" y="0"/>
            <wp:positionH relativeFrom="column">
              <wp:posOffset>1203960</wp:posOffset>
            </wp:positionH>
            <wp:positionV relativeFrom="paragraph">
              <wp:posOffset>3810</wp:posOffset>
            </wp:positionV>
            <wp:extent cx="3307080" cy="2477295"/>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7080" cy="2477295"/>
                    </a:xfrm>
                    <a:prstGeom prst="rect">
                      <a:avLst/>
                    </a:prstGeom>
                  </pic:spPr>
                </pic:pic>
              </a:graphicData>
            </a:graphic>
            <wp14:sizeRelH relativeFrom="page">
              <wp14:pctWidth>0</wp14:pctWidth>
            </wp14:sizeRelH>
            <wp14:sizeRelV relativeFrom="page">
              <wp14:pctHeight>0</wp14:pctHeight>
            </wp14:sizeRelV>
          </wp:anchor>
        </w:drawing>
      </w:r>
    </w:p>
    <w:p w14:paraId="7556E3BF" w14:textId="77777777" w:rsidR="00AB2223" w:rsidRDefault="00AB2223" w:rsidP="00E63144">
      <w:pPr>
        <w:jc w:val="both"/>
      </w:pPr>
    </w:p>
    <w:p w14:paraId="216C1684" w14:textId="77777777" w:rsidR="00AB2223" w:rsidRDefault="00AB2223" w:rsidP="00E63144">
      <w:pPr>
        <w:jc w:val="both"/>
      </w:pPr>
    </w:p>
    <w:p w14:paraId="4AA890CE" w14:textId="77777777" w:rsidR="0021003D" w:rsidRDefault="0021003D" w:rsidP="00E63144">
      <w:pPr>
        <w:jc w:val="both"/>
      </w:pPr>
    </w:p>
    <w:p w14:paraId="3FC81A49" w14:textId="77777777" w:rsidR="0021003D" w:rsidRDefault="0021003D" w:rsidP="00E63144">
      <w:pPr>
        <w:jc w:val="both"/>
      </w:pPr>
    </w:p>
    <w:p w14:paraId="7AA52820" w14:textId="77777777" w:rsidR="0021003D" w:rsidRDefault="0021003D" w:rsidP="00E63144">
      <w:pPr>
        <w:jc w:val="both"/>
      </w:pPr>
    </w:p>
    <w:p w14:paraId="2D014A03" w14:textId="77777777" w:rsidR="0021003D" w:rsidRDefault="0021003D" w:rsidP="00E63144">
      <w:pPr>
        <w:jc w:val="both"/>
      </w:pPr>
    </w:p>
    <w:p w14:paraId="25812EA2" w14:textId="77777777" w:rsidR="0021003D" w:rsidRDefault="0021003D" w:rsidP="00E63144">
      <w:pPr>
        <w:jc w:val="both"/>
      </w:pPr>
    </w:p>
    <w:p w14:paraId="67E6B2A6" w14:textId="77777777" w:rsidR="00864347" w:rsidRDefault="00864347" w:rsidP="00E63144">
      <w:pPr>
        <w:jc w:val="both"/>
      </w:pPr>
    </w:p>
    <w:p w14:paraId="1860742E" w14:textId="77777777" w:rsidR="006D31C3" w:rsidRDefault="006D31C3" w:rsidP="00E63144">
      <w:pPr>
        <w:jc w:val="both"/>
      </w:pPr>
    </w:p>
    <w:p w14:paraId="4755D570" w14:textId="77777777" w:rsidR="00274D2D" w:rsidRDefault="00274D2D" w:rsidP="005A55B7">
      <w:pPr>
        <w:jc w:val="both"/>
      </w:pPr>
      <w:r>
        <w:t>3. Change this text to "Hello, world!" and save the file.</w:t>
      </w:r>
    </w:p>
    <w:p w14:paraId="42EA0387" w14:textId="77777777" w:rsidR="00864347" w:rsidRDefault="00CD34C4" w:rsidP="005A55B7">
      <w:pPr>
        <w:jc w:val="both"/>
      </w:pPr>
      <w:r>
        <w:rPr>
          <w:noProof/>
        </w:rPr>
        <w:drawing>
          <wp:anchor distT="0" distB="0" distL="114300" distR="114300" simplePos="0" relativeHeight="251672576" behindDoc="1" locked="0" layoutInCell="1" allowOverlap="1" wp14:anchorId="11A3A511" wp14:editId="6CF0BD12">
            <wp:simplePos x="0" y="0"/>
            <wp:positionH relativeFrom="column">
              <wp:posOffset>1253490</wp:posOffset>
            </wp:positionH>
            <wp:positionV relativeFrom="paragraph">
              <wp:posOffset>29210</wp:posOffset>
            </wp:positionV>
            <wp:extent cx="3278505" cy="290130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d cod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8505" cy="2901307"/>
                    </a:xfrm>
                    <a:prstGeom prst="rect">
                      <a:avLst/>
                    </a:prstGeom>
                  </pic:spPr>
                </pic:pic>
              </a:graphicData>
            </a:graphic>
            <wp14:sizeRelH relativeFrom="page">
              <wp14:pctWidth>0</wp14:pctWidth>
            </wp14:sizeRelH>
            <wp14:sizeRelV relativeFrom="page">
              <wp14:pctHeight>0</wp14:pctHeight>
            </wp14:sizeRelV>
          </wp:anchor>
        </w:drawing>
      </w:r>
    </w:p>
    <w:p w14:paraId="269623B7" w14:textId="77777777" w:rsidR="00864347" w:rsidRDefault="00864347" w:rsidP="005A55B7">
      <w:pPr>
        <w:jc w:val="both"/>
      </w:pPr>
    </w:p>
    <w:p w14:paraId="68E4FCDE" w14:textId="77777777" w:rsidR="00864347" w:rsidRDefault="00864347" w:rsidP="005A55B7">
      <w:pPr>
        <w:jc w:val="both"/>
      </w:pPr>
    </w:p>
    <w:p w14:paraId="33C5C53D" w14:textId="77777777" w:rsidR="00864347" w:rsidRDefault="00864347" w:rsidP="005A55B7">
      <w:pPr>
        <w:jc w:val="both"/>
      </w:pPr>
    </w:p>
    <w:p w14:paraId="452C80EA" w14:textId="77777777" w:rsidR="00864347" w:rsidRDefault="00864347" w:rsidP="005A55B7">
      <w:pPr>
        <w:jc w:val="both"/>
      </w:pPr>
    </w:p>
    <w:p w14:paraId="575A5CFC" w14:textId="77777777" w:rsidR="00864347" w:rsidRDefault="00864347" w:rsidP="005A55B7">
      <w:pPr>
        <w:jc w:val="both"/>
      </w:pPr>
    </w:p>
    <w:p w14:paraId="40AE106E" w14:textId="77777777" w:rsidR="00CD34C4" w:rsidRDefault="00CD34C4" w:rsidP="005A55B7">
      <w:pPr>
        <w:jc w:val="both"/>
      </w:pPr>
    </w:p>
    <w:p w14:paraId="70B9207A" w14:textId="77777777" w:rsidR="00CD34C4" w:rsidRDefault="00CD34C4" w:rsidP="005A55B7">
      <w:pPr>
        <w:jc w:val="both"/>
      </w:pPr>
    </w:p>
    <w:p w14:paraId="091FE455" w14:textId="77777777" w:rsidR="00CD34C4" w:rsidRDefault="00CD34C4" w:rsidP="005A55B7">
      <w:pPr>
        <w:jc w:val="both"/>
      </w:pPr>
    </w:p>
    <w:p w14:paraId="278735AC" w14:textId="77777777" w:rsidR="00CD34C4" w:rsidRDefault="00CD34C4" w:rsidP="005A55B7">
      <w:pPr>
        <w:jc w:val="both"/>
      </w:pPr>
    </w:p>
    <w:p w14:paraId="0922C215" w14:textId="77777777" w:rsidR="00864347" w:rsidRDefault="00864347" w:rsidP="005A55B7">
      <w:pPr>
        <w:jc w:val="both"/>
      </w:pPr>
    </w:p>
    <w:p w14:paraId="157C54C2" w14:textId="77777777" w:rsidR="005A55B7" w:rsidRDefault="00CD34C4" w:rsidP="005A55B7">
      <w:pPr>
        <w:jc w:val="both"/>
      </w:pPr>
      <w:r w:rsidRPr="00864347">
        <w:rPr>
          <w:noProof/>
        </w:rPr>
        <w:drawing>
          <wp:anchor distT="0" distB="0" distL="114300" distR="114300" simplePos="0" relativeHeight="251673600" behindDoc="1" locked="0" layoutInCell="1" allowOverlap="1" wp14:anchorId="7B932317" wp14:editId="56B62B81">
            <wp:simplePos x="0" y="0"/>
            <wp:positionH relativeFrom="column">
              <wp:posOffset>1558290</wp:posOffset>
            </wp:positionH>
            <wp:positionV relativeFrom="paragraph">
              <wp:posOffset>185420</wp:posOffset>
            </wp:positionV>
            <wp:extent cx="2719070" cy="2240094"/>
            <wp:effectExtent l="0" t="0" r="5080" b="8255"/>
            <wp:wrapNone/>
            <wp:docPr id="11" name="Picture 11" descr="D:\Unibz\Semester 3\Internship - Ecosteer Co\Tasks\1 - Manual\Photo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bz\Semester 3\Internship - Ecosteer Co\Tasks\1 - Manual\Photos\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9070" cy="2240094"/>
                    </a:xfrm>
                    <a:prstGeom prst="rect">
                      <a:avLst/>
                    </a:prstGeom>
                    <a:noFill/>
                    <a:ln>
                      <a:noFill/>
                    </a:ln>
                  </pic:spPr>
                </pic:pic>
              </a:graphicData>
            </a:graphic>
            <wp14:sizeRelH relativeFrom="page">
              <wp14:pctWidth>0</wp14:pctWidth>
            </wp14:sizeRelH>
            <wp14:sizeRelV relativeFrom="page">
              <wp14:pctHeight>0</wp14:pctHeight>
            </wp14:sizeRelV>
          </wp:anchor>
        </w:drawing>
      </w:r>
      <w:r w:rsidR="00274D2D">
        <w:t>You should see the changes reflected in your app automatically.</w:t>
      </w:r>
    </w:p>
    <w:p w14:paraId="5DCC41A2" w14:textId="77777777" w:rsidR="00864347" w:rsidRDefault="00864347" w:rsidP="00864347">
      <w:pPr>
        <w:jc w:val="both"/>
      </w:pPr>
    </w:p>
    <w:p w14:paraId="7FFED5AA" w14:textId="77777777" w:rsidR="00CD34C4" w:rsidRDefault="00CD34C4" w:rsidP="00864347">
      <w:pPr>
        <w:jc w:val="both"/>
      </w:pPr>
    </w:p>
    <w:p w14:paraId="6E57D796" w14:textId="77777777" w:rsidR="00CD34C4" w:rsidRDefault="00CD34C4" w:rsidP="00864347">
      <w:pPr>
        <w:jc w:val="both"/>
      </w:pPr>
    </w:p>
    <w:p w14:paraId="3AF68702" w14:textId="77777777" w:rsidR="00CD34C4" w:rsidRDefault="00CD34C4" w:rsidP="00864347">
      <w:pPr>
        <w:jc w:val="both"/>
      </w:pPr>
    </w:p>
    <w:p w14:paraId="1EA638C3" w14:textId="77777777" w:rsidR="00FA0AA1" w:rsidRDefault="00FA0AA1" w:rsidP="00864347">
      <w:pPr>
        <w:jc w:val="both"/>
      </w:pPr>
    </w:p>
    <w:p w14:paraId="69DC4CEE" w14:textId="77777777" w:rsidR="00ED6B7E" w:rsidRDefault="00ED6B7E" w:rsidP="00864347">
      <w:pPr>
        <w:jc w:val="both"/>
      </w:pPr>
    </w:p>
    <w:p w14:paraId="43803A3A" w14:textId="77777777" w:rsidR="00EF0FB2" w:rsidRDefault="00EF0FB2" w:rsidP="00864347">
      <w:pPr>
        <w:jc w:val="both"/>
      </w:pPr>
    </w:p>
    <w:p w14:paraId="29468EE6" w14:textId="77777777" w:rsidR="00274D2D" w:rsidRDefault="00C5691C" w:rsidP="00E63144">
      <w:pPr>
        <w:pStyle w:val="Heading2"/>
        <w:jc w:val="both"/>
      </w:pPr>
      <w:bookmarkStart w:id="97" w:name="_Toc178679545"/>
      <w:r>
        <w:t>6</w:t>
      </w:r>
      <w:r w:rsidR="00274D2D">
        <w:t>.2 Cu</w:t>
      </w:r>
      <w:r w:rsidR="00F35E2C">
        <w:t>stomizing the App’s Appearance</w:t>
      </w:r>
      <w:bookmarkEnd w:id="97"/>
    </w:p>
    <w:p w14:paraId="12E4E081" w14:textId="77777777" w:rsidR="00274D2D" w:rsidRDefault="00D17E0E" w:rsidP="00E63144">
      <w:pPr>
        <w:jc w:val="both"/>
      </w:pPr>
      <w:r>
        <w:rPr>
          <w:noProof/>
        </w:rPr>
        <w:drawing>
          <wp:anchor distT="0" distB="0" distL="114300" distR="114300" simplePos="0" relativeHeight="251674624" behindDoc="1" locked="0" layoutInCell="1" allowOverlap="1" wp14:anchorId="25AFE156" wp14:editId="1D2343E7">
            <wp:simplePos x="0" y="0"/>
            <wp:positionH relativeFrom="margin">
              <wp:align>center</wp:align>
            </wp:positionH>
            <wp:positionV relativeFrom="paragraph">
              <wp:posOffset>260985</wp:posOffset>
            </wp:positionV>
            <wp:extent cx="3672840" cy="2876129"/>
            <wp:effectExtent l="0" t="0" r="381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or fir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2840" cy="2876129"/>
                    </a:xfrm>
                    <a:prstGeom prst="rect">
                      <a:avLst/>
                    </a:prstGeom>
                  </pic:spPr>
                </pic:pic>
              </a:graphicData>
            </a:graphic>
            <wp14:sizeRelH relativeFrom="page">
              <wp14:pctWidth>0</wp14:pctWidth>
            </wp14:sizeRelH>
            <wp14:sizeRelV relativeFrom="page">
              <wp14:pctHeight>0</wp14:pctHeight>
            </wp14:sizeRelV>
          </wp:anchor>
        </w:drawing>
      </w:r>
      <w:r w:rsidR="005A55B7">
        <w:t>1. Locate the “</w:t>
      </w:r>
      <w:proofErr w:type="spellStart"/>
      <w:r w:rsidR="005A55B7">
        <w:t>backgroundColor</w:t>
      </w:r>
      <w:proofErr w:type="spellEnd"/>
      <w:r w:rsidR="005A55B7">
        <w:t>” property within the “styles”</w:t>
      </w:r>
      <w:r w:rsidR="00274D2D">
        <w:t xml:space="preserve"> section.</w:t>
      </w:r>
    </w:p>
    <w:p w14:paraId="71856B42" w14:textId="77777777" w:rsidR="00BF6C1F" w:rsidRDefault="00BF6C1F" w:rsidP="00864347">
      <w:pPr>
        <w:jc w:val="both"/>
      </w:pPr>
    </w:p>
    <w:p w14:paraId="2670BE3C" w14:textId="77777777" w:rsidR="00BF6C1F" w:rsidRDefault="00BF6C1F" w:rsidP="00864347">
      <w:pPr>
        <w:jc w:val="both"/>
      </w:pPr>
    </w:p>
    <w:p w14:paraId="4E3ED5FE" w14:textId="77777777" w:rsidR="00BF6C1F" w:rsidRDefault="00BF6C1F" w:rsidP="00864347">
      <w:pPr>
        <w:jc w:val="both"/>
      </w:pPr>
    </w:p>
    <w:p w14:paraId="5BA45514" w14:textId="77777777" w:rsidR="00BF6C1F" w:rsidRDefault="00BF6C1F" w:rsidP="00864347">
      <w:pPr>
        <w:jc w:val="both"/>
      </w:pPr>
    </w:p>
    <w:p w14:paraId="4A60B802" w14:textId="77777777" w:rsidR="00BF6C1F" w:rsidRDefault="00BF6C1F" w:rsidP="00864347">
      <w:pPr>
        <w:jc w:val="both"/>
      </w:pPr>
    </w:p>
    <w:p w14:paraId="7B7FF319" w14:textId="77777777" w:rsidR="00BF6C1F" w:rsidRDefault="00BF6C1F" w:rsidP="00864347">
      <w:pPr>
        <w:jc w:val="both"/>
      </w:pPr>
    </w:p>
    <w:p w14:paraId="769E0622" w14:textId="77777777" w:rsidR="00BF6C1F" w:rsidRDefault="00BF6C1F" w:rsidP="00864347">
      <w:pPr>
        <w:jc w:val="both"/>
      </w:pPr>
    </w:p>
    <w:p w14:paraId="275E3087" w14:textId="77777777" w:rsidR="00EF0FB2" w:rsidRDefault="00EF0FB2" w:rsidP="00864347">
      <w:pPr>
        <w:jc w:val="both"/>
      </w:pPr>
    </w:p>
    <w:p w14:paraId="63786D5A" w14:textId="77777777" w:rsidR="00EF0FB2" w:rsidRDefault="00EF0FB2" w:rsidP="00864347">
      <w:pPr>
        <w:jc w:val="both"/>
      </w:pPr>
    </w:p>
    <w:p w14:paraId="1E080C62" w14:textId="77777777" w:rsidR="00EF0FB2" w:rsidRDefault="00EF0FB2" w:rsidP="00864347">
      <w:pPr>
        <w:jc w:val="both"/>
      </w:pPr>
    </w:p>
    <w:p w14:paraId="35CFDAA7" w14:textId="77777777" w:rsidR="00864347" w:rsidRDefault="00864347" w:rsidP="00864347">
      <w:pPr>
        <w:jc w:val="both"/>
      </w:pPr>
    </w:p>
    <w:p w14:paraId="0204045A" w14:textId="77777777" w:rsidR="00274D2D" w:rsidRDefault="00BF6C1F" w:rsidP="00E63144">
      <w:pPr>
        <w:jc w:val="both"/>
      </w:pPr>
      <w:r>
        <w:rPr>
          <w:noProof/>
        </w:rPr>
        <w:drawing>
          <wp:anchor distT="0" distB="0" distL="114300" distR="114300" simplePos="0" relativeHeight="251676672" behindDoc="1" locked="0" layoutInCell="1" allowOverlap="1" wp14:anchorId="1117528F" wp14:editId="4F44CAC2">
            <wp:simplePos x="0" y="0"/>
            <wp:positionH relativeFrom="column">
              <wp:posOffset>1120140</wp:posOffset>
            </wp:positionH>
            <wp:positionV relativeFrom="paragraph">
              <wp:posOffset>248920</wp:posOffset>
            </wp:positionV>
            <wp:extent cx="3754755" cy="3306789"/>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or n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4755" cy="3306789"/>
                    </a:xfrm>
                    <a:prstGeom prst="rect">
                      <a:avLst/>
                    </a:prstGeom>
                  </pic:spPr>
                </pic:pic>
              </a:graphicData>
            </a:graphic>
            <wp14:sizeRelH relativeFrom="page">
              <wp14:pctWidth>0</wp14:pctWidth>
            </wp14:sizeRelH>
            <wp14:sizeRelV relativeFrom="page">
              <wp14:pctHeight>0</wp14:pctHeight>
            </wp14:sizeRelV>
          </wp:anchor>
        </w:drawing>
      </w:r>
      <w:r w:rsidR="005A55B7">
        <w:t>2. Change “'#</w:t>
      </w:r>
      <w:proofErr w:type="spellStart"/>
      <w:r w:rsidR="005A55B7">
        <w:t>fff</w:t>
      </w:r>
      <w:proofErr w:type="spellEnd"/>
      <w:r w:rsidR="005A55B7">
        <w:t>'” to “'#61dafb'”</w:t>
      </w:r>
      <w:r w:rsidR="00274D2D">
        <w:t xml:space="preserve"> (React Native blue) and save the file.</w:t>
      </w:r>
    </w:p>
    <w:p w14:paraId="6F278F57" w14:textId="77777777" w:rsidR="00864347" w:rsidRDefault="00864347" w:rsidP="00864347">
      <w:pPr>
        <w:jc w:val="both"/>
      </w:pPr>
    </w:p>
    <w:p w14:paraId="5BB2E19C" w14:textId="77777777" w:rsidR="00BF6C1F" w:rsidRDefault="00BF6C1F" w:rsidP="00864347">
      <w:pPr>
        <w:jc w:val="both"/>
      </w:pPr>
    </w:p>
    <w:p w14:paraId="788608E4" w14:textId="77777777" w:rsidR="00BF6C1F" w:rsidRDefault="00BF6C1F" w:rsidP="00864347">
      <w:pPr>
        <w:jc w:val="both"/>
      </w:pPr>
    </w:p>
    <w:p w14:paraId="49101042" w14:textId="77777777" w:rsidR="00BF6C1F" w:rsidRDefault="00BF6C1F" w:rsidP="00864347">
      <w:pPr>
        <w:jc w:val="both"/>
      </w:pPr>
    </w:p>
    <w:p w14:paraId="084C9084" w14:textId="77777777" w:rsidR="00BF6C1F" w:rsidRDefault="00BF6C1F" w:rsidP="00864347">
      <w:pPr>
        <w:jc w:val="both"/>
      </w:pPr>
    </w:p>
    <w:p w14:paraId="7C50D7F0" w14:textId="77777777" w:rsidR="00BF6C1F" w:rsidRDefault="00BF6C1F" w:rsidP="00864347">
      <w:pPr>
        <w:jc w:val="both"/>
      </w:pPr>
    </w:p>
    <w:p w14:paraId="44791709" w14:textId="77777777" w:rsidR="00BF6C1F" w:rsidRDefault="00BF6C1F" w:rsidP="00864347">
      <w:pPr>
        <w:jc w:val="both"/>
      </w:pPr>
    </w:p>
    <w:p w14:paraId="7475900E" w14:textId="77777777" w:rsidR="00BF6C1F" w:rsidRDefault="00BF6C1F" w:rsidP="00864347">
      <w:pPr>
        <w:jc w:val="both"/>
      </w:pPr>
    </w:p>
    <w:p w14:paraId="5D24567B" w14:textId="77777777" w:rsidR="00BF6C1F" w:rsidRDefault="00BF6C1F" w:rsidP="00864347">
      <w:pPr>
        <w:jc w:val="both"/>
      </w:pPr>
    </w:p>
    <w:p w14:paraId="56168E04" w14:textId="77777777" w:rsidR="00BF6C1F" w:rsidRDefault="00BF6C1F" w:rsidP="00864347">
      <w:pPr>
        <w:jc w:val="both"/>
      </w:pPr>
    </w:p>
    <w:p w14:paraId="3A53076B" w14:textId="77777777" w:rsidR="00BF6C1F" w:rsidRDefault="00BF6C1F" w:rsidP="00864347">
      <w:pPr>
        <w:jc w:val="both"/>
      </w:pPr>
    </w:p>
    <w:p w14:paraId="1E507727" w14:textId="77777777" w:rsidR="00BF6C1F" w:rsidRDefault="00BF6C1F" w:rsidP="00864347">
      <w:pPr>
        <w:jc w:val="both"/>
      </w:pPr>
    </w:p>
    <w:p w14:paraId="0FF7E07F" w14:textId="77777777" w:rsidR="00EF0FB2" w:rsidRDefault="00EF0FB2" w:rsidP="00864347">
      <w:pPr>
        <w:jc w:val="both"/>
      </w:pPr>
    </w:p>
    <w:p w14:paraId="336C2CFF" w14:textId="77777777" w:rsidR="00EF0FB2" w:rsidRDefault="00EF0FB2" w:rsidP="00864347">
      <w:pPr>
        <w:jc w:val="both"/>
      </w:pPr>
    </w:p>
    <w:p w14:paraId="580709B4" w14:textId="77777777" w:rsidR="00274D2D" w:rsidRDefault="00274D2D" w:rsidP="005A55B7">
      <w:pPr>
        <w:jc w:val="both"/>
      </w:pPr>
      <w:r>
        <w:lastRenderedPageBreak/>
        <w:t>3. Check the updated appearance on your phone.</w:t>
      </w:r>
    </w:p>
    <w:p w14:paraId="210C1AC8" w14:textId="77777777" w:rsidR="00864347" w:rsidRDefault="00BF6C1F" w:rsidP="005A55B7">
      <w:pPr>
        <w:jc w:val="both"/>
      </w:pPr>
      <w:r w:rsidRPr="00864347">
        <w:rPr>
          <w:noProof/>
        </w:rPr>
        <w:drawing>
          <wp:anchor distT="0" distB="0" distL="114300" distR="114300" simplePos="0" relativeHeight="251675648" behindDoc="1" locked="0" layoutInCell="1" allowOverlap="1" wp14:anchorId="59BB1554" wp14:editId="152533E6">
            <wp:simplePos x="0" y="0"/>
            <wp:positionH relativeFrom="margin">
              <wp:align>center</wp:align>
            </wp:positionH>
            <wp:positionV relativeFrom="paragraph">
              <wp:posOffset>3810</wp:posOffset>
            </wp:positionV>
            <wp:extent cx="2148840" cy="3653790"/>
            <wp:effectExtent l="0" t="0" r="3810" b="3810"/>
            <wp:wrapNone/>
            <wp:docPr id="15" name="Picture 15" descr="D:\Unibz\Semester 3\Internship - Ecosteer Co\Tasks\1 - Manual\Phot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bz\Semester 3\Internship - Ecosteer Co\Tasks\1 - Manual\Photos\1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48840" cy="3653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6C1CB5" w14:textId="77777777" w:rsidR="00BF6C1F" w:rsidRDefault="00BF6C1F" w:rsidP="005A55B7">
      <w:pPr>
        <w:jc w:val="both"/>
      </w:pPr>
    </w:p>
    <w:p w14:paraId="1696327C" w14:textId="77777777" w:rsidR="00BF6C1F" w:rsidRDefault="00BF6C1F" w:rsidP="005A55B7">
      <w:pPr>
        <w:jc w:val="both"/>
      </w:pPr>
    </w:p>
    <w:p w14:paraId="1B1B73A6" w14:textId="77777777" w:rsidR="00BF6C1F" w:rsidRDefault="00BF6C1F" w:rsidP="005A55B7">
      <w:pPr>
        <w:jc w:val="both"/>
      </w:pPr>
    </w:p>
    <w:p w14:paraId="07306E6A" w14:textId="77777777" w:rsidR="00BF6C1F" w:rsidRDefault="00BF6C1F" w:rsidP="005A55B7">
      <w:pPr>
        <w:jc w:val="both"/>
      </w:pPr>
    </w:p>
    <w:p w14:paraId="68089A71" w14:textId="77777777" w:rsidR="00864347" w:rsidRDefault="00864347" w:rsidP="005A55B7">
      <w:pPr>
        <w:jc w:val="both"/>
      </w:pPr>
    </w:p>
    <w:p w14:paraId="2D19DB43" w14:textId="77777777" w:rsidR="00BF6C1F" w:rsidRDefault="00BF6C1F" w:rsidP="005A55B7">
      <w:pPr>
        <w:jc w:val="both"/>
      </w:pPr>
    </w:p>
    <w:p w14:paraId="53FD56A1" w14:textId="77777777" w:rsidR="00BF6C1F" w:rsidRDefault="00BF6C1F" w:rsidP="005A55B7">
      <w:pPr>
        <w:jc w:val="both"/>
      </w:pPr>
    </w:p>
    <w:p w14:paraId="38F14EA8" w14:textId="77777777" w:rsidR="00BF6C1F" w:rsidRDefault="00BF6C1F" w:rsidP="005A55B7">
      <w:pPr>
        <w:jc w:val="both"/>
      </w:pPr>
    </w:p>
    <w:p w14:paraId="1C6359A7" w14:textId="77777777" w:rsidR="00BF6C1F" w:rsidRDefault="00BF6C1F" w:rsidP="005A55B7">
      <w:pPr>
        <w:jc w:val="both"/>
      </w:pPr>
    </w:p>
    <w:p w14:paraId="2A730E3F" w14:textId="77777777" w:rsidR="00BF6C1F" w:rsidRDefault="00BF6C1F" w:rsidP="005A55B7">
      <w:pPr>
        <w:jc w:val="both"/>
      </w:pPr>
    </w:p>
    <w:p w14:paraId="1AF651AB" w14:textId="77777777" w:rsidR="00BF6C1F" w:rsidRDefault="00BF6C1F" w:rsidP="005A55B7">
      <w:pPr>
        <w:jc w:val="both"/>
      </w:pPr>
    </w:p>
    <w:p w14:paraId="76A7CB3C" w14:textId="77777777" w:rsidR="00274D2D" w:rsidRDefault="00274D2D" w:rsidP="00E63144">
      <w:pPr>
        <w:jc w:val="both"/>
      </w:pPr>
    </w:p>
    <w:p w14:paraId="1E2CACE4" w14:textId="77777777" w:rsidR="00274D2D" w:rsidRDefault="00C5691C" w:rsidP="00E63144">
      <w:pPr>
        <w:pStyle w:val="Heading1"/>
        <w:jc w:val="both"/>
      </w:pPr>
      <w:bookmarkStart w:id="98" w:name="_Toc178679546"/>
      <w:r>
        <w:t>7</w:t>
      </w:r>
      <w:r w:rsidR="008B260B">
        <w:t>. Troubleshooting</w:t>
      </w:r>
      <w:bookmarkEnd w:id="98"/>
    </w:p>
    <w:p w14:paraId="32F1767A" w14:textId="77777777" w:rsidR="00274D2D" w:rsidRDefault="00E672DE" w:rsidP="00E63144">
      <w:pPr>
        <w:jc w:val="both"/>
      </w:pPr>
      <w:r>
        <w:t xml:space="preserve"> </w:t>
      </w:r>
      <w:r w:rsidR="00274D2D">
        <w:t xml:space="preserve">If you encounter issues during setup, refer to the React Native [Setup Troubleshooting </w:t>
      </w:r>
      <w:r w:rsidR="00C17BF8">
        <w:t>Guide] (</w:t>
      </w:r>
      <w:r w:rsidR="00274D2D">
        <w:t>https://reactnative.dev/docs/troubleshooting).</w:t>
      </w:r>
    </w:p>
    <w:p w14:paraId="745B0361" w14:textId="77777777" w:rsidR="00274D2D" w:rsidRDefault="00E672DE" w:rsidP="00E63144">
      <w:pPr>
        <w:jc w:val="both"/>
      </w:pPr>
      <w:r>
        <w:t xml:space="preserve"> </w:t>
      </w:r>
      <w:r w:rsidR="00274D2D">
        <w:t>Common issues include:</w:t>
      </w:r>
    </w:p>
    <w:p w14:paraId="629D9101" w14:textId="77777777" w:rsidR="00274D2D" w:rsidRDefault="00E672DE" w:rsidP="005A55B7">
      <w:pPr>
        <w:jc w:val="both"/>
      </w:pPr>
      <w:r>
        <w:t xml:space="preserve">  </w:t>
      </w:r>
      <w:r w:rsidR="00C17BF8">
        <w:t>Expo CLI not recognized</w:t>
      </w:r>
      <w:r w:rsidR="005A55B7">
        <w:t>: Ensure you installed it with “</w:t>
      </w:r>
      <w:proofErr w:type="spellStart"/>
      <w:r w:rsidR="005A55B7">
        <w:t>npm</w:t>
      </w:r>
      <w:proofErr w:type="spellEnd"/>
      <w:r w:rsidR="005A55B7">
        <w:t xml:space="preserve"> install -g expo-cli”</w:t>
      </w:r>
      <w:r w:rsidR="00274D2D">
        <w:t xml:space="preserve"> and restart your terminal.</w:t>
      </w:r>
    </w:p>
    <w:p w14:paraId="51D0BB70" w14:textId="77777777" w:rsidR="00274D2D" w:rsidRDefault="00C5691C" w:rsidP="00E63144">
      <w:pPr>
        <w:pStyle w:val="Heading1"/>
        <w:jc w:val="both"/>
      </w:pPr>
      <w:bookmarkStart w:id="99" w:name="_Toc178679547"/>
      <w:r>
        <w:t>8</w:t>
      </w:r>
      <w:r w:rsidR="008B260B">
        <w:t>. Additional Resources</w:t>
      </w:r>
      <w:bookmarkEnd w:id="99"/>
    </w:p>
    <w:p w14:paraId="4FB39CFD" w14:textId="77777777" w:rsidR="00274D2D" w:rsidRDefault="00E672DE" w:rsidP="00E63144">
      <w:pPr>
        <w:jc w:val="both"/>
      </w:pPr>
      <w:r>
        <w:t xml:space="preserve">  </w:t>
      </w:r>
      <w:r w:rsidR="00274D2D">
        <w:t xml:space="preserve">[React Native </w:t>
      </w:r>
      <w:r w:rsidR="00C17BF8">
        <w:t>Documentation] (</w:t>
      </w:r>
      <w:hyperlink r:id="rId29" w:history="1">
        <w:r w:rsidR="000175A5" w:rsidRPr="007039C0">
          <w:rPr>
            <w:rStyle w:val="Hyperlink"/>
          </w:rPr>
          <w:t>https://reactnative.dev/docs/getting-started</w:t>
        </w:r>
      </w:hyperlink>
      <w:r w:rsidR="000175A5">
        <w:t xml:space="preserve"> </w:t>
      </w:r>
      <w:r w:rsidR="00274D2D">
        <w:t>)</w:t>
      </w:r>
    </w:p>
    <w:p w14:paraId="389A85EE" w14:textId="77777777" w:rsidR="00274D2D" w:rsidRDefault="00E672DE" w:rsidP="00E63144">
      <w:pPr>
        <w:jc w:val="both"/>
      </w:pPr>
      <w:r>
        <w:t xml:space="preserve">  </w:t>
      </w:r>
      <w:r w:rsidR="00274D2D">
        <w:t xml:space="preserve">[JavaScript Tutorials by </w:t>
      </w:r>
      <w:r w:rsidR="00C17BF8">
        <w:t>Mozilla] (</w:t>
      </w:r>
      <w:hyperlink r:id="rId30" w:history="1">
        <w:r w:rsidR="000175A5" w:rsidRPr="007039C0">
          <w:rPr>
            <w:rStyle w:val="Hyperlink"/>
          </w:rPr>
          <w:t>https://developer.mozilla.org/en-US/docs/Web/JavaScript</w:t>
        </w:r>
      </w:hyperlink>
      <w:r w:rsidR="000175A5">
        <w:t xml:space="preserve"> </w:t>
      </w:r>
      <w:r w:rsidR="00274D2D">
        <w:t>)</w:t>
      </w:r>
    </w:p>
    <w:p w14:paraId="1B10C425" w14:textId="77777777" w:rsidR="00274D2D" w:rsidRDefault="00E672DE" w:rsidP="00E63144">
      <w:pPr>
        <w:jc w:val="both"/>
      </w:pPr>
      <w:r>
        <w:t xml:space="preserve">  </w:t>
      </w:r>
      <w:r w:rsidR="00274D2D">
        <w:t xml:space="preserve">[React JavaScript </w:t>
      </w:r>
      <w:r w:rsidR="00C17BF8">
        <w:t>Library] (</w:t>
      </w:r>
      <w:hyperlink r:id="rId31" w:history="1">
        <w:r w:rsidR="000175A5" w:rsidRPr="007039C0">
          <w:rPr>
            <w:rStyle w:val="Hyperlink"/>
          </w:rPr>
          <w:t>https://reactjs.org/</w:t>
        </w:r>
      </w:hyperlink>
      <w:r w:rsidR="000175A5">
        <w:t xml:space="preserve"> </w:t>
      </w:r>
      <w:r w:rsidR="00274D2D">
        <w:t>)</w:t>
      </w:r>
    </w:p>
    <w:p w14:paraId="6D417A42" w14:textId="77777777" w:rsidR="00274D2D" w:rsidRPr="000314BA" w:rsidRDefault="00E672DE" w:rsidP="005A55B7">
      <w:pPr>
        <w:jc w:val="both"/>
        <w:rPr>
          <w:lang w:val="it-IT"/>
          <w:rPrChange w:id="100" w:author="Gabriele Sankalaite" w:date="2024-10-01T15:12:00Z" w16du:dateUtc="2024-10-01T13:12:00Z">
            <w:rPr/>
          </w:rPrChange>
        </w:rPr>
      </w:pPr>
      <w:r>
        <w:t xml:space="preserve">  </w:t>
      </w:r>
      <w:r w:rsidR="00274D2D" w:rsidRPr="000314BA">
        <w:rPr>
          <w:lang w:val="it-IT"/>
          <w:rPrChange w:id="101" w:author="Gabriele Sankalaite" w:date="2024-10-01T15:12:00Z" w16du:dateUtc="2024-10-01T13:12:00Z">
            <w:rPr/>
          </w:rPrChange>
        </w:rPr>
        <w:t xml:space="preserve">[Expo </w:t>
      </w:r>
      <w:r w:rsidR="00C17BF8" w:rsidRPr="000314BA">
        <w:rPr>
          <w:lang w:val="it-IT"/>
          <w:rPrChange w:id="102" w:author="Gabriele Sankalaite" w:date="2024-10-01T15:12:00Z" w16du:dateUtc="2024-10-01T13:12:00Z">
            <w:rPr/>
          </w:rPrChange>
        </w:rPr>
        <w:t>Documentation] (</w:t>
      </w:r>
      <w:r w:rsidR="009B4488">
        <w:fldChar w:fldCharType="begin"/>
      </w:r>
      <w:r w:rsidR="009B4488" w:rsidRPr="000314BA">
        <w:rPr>
          <w:lang w:val="it-IT"/>
          <w:rPrChange w:id="103" w:author="Gabriele Sankalaite" w:date="2024-10-01T15:12:00Z" w16du:dateUtc="2024-10-01T13:12:00Z">
            <w:rPr/>
          </w:rPrChange>
        </w:rPr>
        <w:instrText>HYPERLINK "https://docs.expo.dev/"</w:instrText>
      </w:r>
      <w:r w:rsidR="009B4488">
        <w:fldChar w:fldCharType="separate"/>
      </w:r>
      <w:r w:rsidR="009B4488" w:rsidRPr="000314BA">
        <w:rPr>
          <w:rStyle w:val="Hyperlink"/>
          <w:lang w:val="it-IT"/>
          <w:rPrChange w:id="104" w:author="Gabriele Sankalaite" w:date="2024-10-01T15:12:00Z" w16du:dateUtc="2024-10-01T13:12:00Z">
            <w:rPr>
              <w:rStyle w:val="Hyperlink"/>
            </w:rPr>
          </w:rPrChange>
        </w:rPr>
        <w:t>https://docs.expo.dev/</w:t>
      </w:r>
      <w:r w:rsidR="009B4488">
        <w:rPr>
          <w:rStyle w:val="Hyperlink"/>
        </w:rPr>
        <w:fldChar w:fldCharType="end"/>
      </w:r>
      <w:r w:rsidR="00274D2D" w:rsidRPr="000314BA">
        <w:rPr>
          <w:lang w:val="it-IT"/>
          <w:rPrChange w:id="105" w:author="Gabriele Sankalaite" w:date="2024-10-01T15:12:00Z" w16du:dateUtc="2024-10-01T13:12:00Z">
            <w:rPr/>
          </w:rPrChange>
        </w:rPr>
        <w:t>)</w:t>
      </w:r>
    </w:p>
    <w:p w14:paraId="03FC265F" w14:textId="77777777" w:rsidR="009B4488" w:rsidRPr="009B4488" w:rsidRDefault="00C5691C" w:rsidP="009B4488">
      <w:pPr>
        <w:pStyle w:val="Heading1"/>
      </w:pPr>
      <w:bookmarkStart w:id="106" w:name="_Toc178679548"/>
      <w:r>
        <w:t>9</w:t>
      </w:r>
      <w:r w:rsidR="00F77910">
        <w:t xml:space="preserve">. </w:t>
      </w:r>
      <w:r w:rsidR="009B4488">
        <w:t>Key Terms</w:t>
      </w:r>
      <w:bookmarkEnd w:id="106"/>
    </w:p>
    <w:p w14:paraId="7B58CFAB" w14:textId="77777777" w:rsidR="009B4488" w:rsidRPr="009B4488" w:rsidRDefault="009B4488" w:rsidP="009B4488">
      <w:pPr>
        <w:spacing w:after="0" w:line="240" w:lineRule="auto"/>
        <w:rPr>
          <w:rFonts w:eastAsia="Times New Roman" w:cstheme="minorHAnsi"/>
        </w:rPr>
      </w:pPr>
      <w:r w:rsidRPr="0021003D">
        <w:rPr>
          <w:rFonts w:eastAsia="Times New Roman" w:cstheme="minorHAnsi"/>
          <w:b/>
          <w:bCs/>
        </w:rPr>
        <w:t>Command Prompt:</w:t>
      </w:r>
      <w:r w:rsidRPr="009B4488">
        <w:rPr>
          <w:rFonts w:eastAsia="Times New Roman" w:cstheme="minorHAnsi"/>
        </w:rPr>
        <w:t xml:space="preserve"> A text-based interface used to run commands on Windows.</w:t>
      </w:r>
    </w:p>
    <w:p w14:paraId="1923C610" w14:textId="77777777" w:rsidR="009B4488" w:rsidRPr="009B4488" w:rsidRDefault="009B4488" w:rsidP="009B4488">
      <w:pPr>
        <w:spacing w:after="0" w:line="240" w:lineRule="auto"/>
        <w:rPr>
          <w:rFonts w:eastAsia="Times New Roman" w:cstheme="minorHAnsi"/>
        </w:rPr>
      </w:pPr>
      <w:r w:rsidRPr="0021003D">
        <w:rPr>
          <w:rFonts w:eastAsia="Times New Roman" w:cstheme="minorHAnsi"/>
          <w:b/>
          <w:bCs/>
        </w:rPr>
        <w:t>Terminal:</w:t>
      </w:r>
      <w:r w:rsidRPr="009B4488">
        <w:rPr>
          <w:rFonts w:eastAsia="Times New Roman" w:cstheme="minorHAnsi"/>
        </w:rPr>
        <w:t xml:space="preserve"> A similar tool to the command prompt, used in macOS/Linux.</w:t>
      </w:r>
    </w:p>
    <w:p w14:paraId="0C721FDE" w14:textId="77777777" w:rsidR="009B4488" w:rsidRPr="0021003D" w:rsidRDefault="009B4488" w:rsidP="009B4488">
      <w:pPr>
        <w:jc w:val="both"/>
        <w:rPr>
          <w:rFonts w:cstheme="minorHAnsi"/>
          <w:sz w:val="20"/>
          <w:szCs w:val="20"/>
        </w:rPr>
      </w:pPr>
      <w:r w:rsidRPr="0021003D">
        <w:rPr>
          <w:rFonts w:eastAsia="Times New Roman" w:cstheme="minorHAnsi"/>
          <w:b/>
          <w:bCs/>
        </w:rPr>
        <w:t>LTS:</w:t>
      </w:r>
      <w:r w:rsidRPr="0021003D">
        <w:rPr>
          <w:rFonts w:eastAsia="Times New Roman" w:cstheme="minorHAnsi"/>
        </w:rPr>
        <w:t xml:space="preserve"> Long-Term Support, which refers to software versions that receive updates and support for a longer period.</w:t>
      </w:r>
    </w:p>
    <w:p w14:paraId="113D4924" w14:textId="77777777" w:rsidR="00274D2D" w:rsidRDefault="00C5691C" w:rsidP="00E63144">
      <w:pPr>
        <w:pStyle w:val="Heading1"/>
        <w:jc w:val="both"/>
      </w:pPr>
      <w:bookmarkStart w:id="107" w:name="_Toc178679549"/>
      <w:r>
        <w:lastRenderedPageBreak/>
        <w:t>10</w:t>
      </w:r>
      <w:r w:rsidR="008B260B">
        <w:t xml:space="preserve">. </w:t>
      </w:r>
      <w:commentRangeStart w:id="108"/>
      <w:r w:rsidR="008B260B">
        <w:t>Glossary</w:t>
      </w:r>
      <w:bookmarkEnd w:id="107"/>
      <w:commentRangeEnd w:id="108"/>
      <w:r w:rsidR="008C641F">
        <w:rPr>
          <w:rStyle w:val="CommentReference"/>
          <w:rFonts w:asciiTheme="minorHAnsi" w:eastAsiaTheme="minorHAnsi" w:hAnsiTheme="minorHAnsi" w:cstheme="minorBidi"/>
          <w:color w:val="auto"/>
        </w:rPr>
        <w:commentReference w:id="108"/>
      </w:r>
    </w:p>
    <w:p w14:paraId="772B941C" w14:textId="77777777" w:rsidR="00274D2D" w:rsidRDefault="00F51C27" w:rsidP="00E63144">
      <w:pPr>
        <w:jc w:val="both"/>
      </w:pPr>
      <w:r>
        <w:t xml:space="preserve"> </w:t>
      </w:r>
      <w:r w:rsidR="00C17BF8" w:rsidRPr="0096350E">
        <w:rPr>
          <w:b/>
          <w:bCs/>
        </w:rPr>
        <w:t>Node.js</w:t>
      </w:r>
      <w:r w:rsidR="00274D2D" w:rsidRPr="0096350E">
        <w:rPr>
          <w:b/>
          <w:bCs/>
        </w:rPr>
        <w:t>:</w:t>
      </w:r>
      <w:r w:rsidR="00274D2D">
        <w:t xml:space="preserve"> JavaScript runtime environment.</w:t>
      </w:r>
    </w:p>
    <w:p w14:paraId="5DDDF28D" w14:textId="11CAAB6E" w:rsidR="00274D2D" w:rsidRDefault="00F51C27" w:rsidP="00E63144">
      <w:pPr>
        <w:jc w:val="both"/>
      </w:pPr>
      <w:r>
        <w:t xml:space="preserve"> </w:t>
      </w:r>
      <w:del w:id="109" w:author="Gabriele Sankalaite" w:date="2024-10-01T15:20:00Z" w16du:dateUtc="2024-10-01T13:20:00Z">
        <w:r w:rsidR="00C17BF8" w:rsidRPr="0096350E" w:rsidDel="008C641F">
          <w:rPr>
            <w:b/>
            <w:bCs/>
          </w:rPr>
          <w:delText>Expo CLI</w:delText>
        </w:r>
        <w:r w:rsidR="00274D2D" w:rsidRPr="0096350E" w:rsidDel="008C641F">
          <w:rPr>
            <w:b/>
            <w:bCs/>
          </w:rPr>
          <w:delText>:</w:delText>
        </w:r>
        <w:r w:rsidR="00274D2D" w:rsidDel="008C641F">
          <w:delText xml:space="preserve"> Command line tool for managing React Native projects.</w:delText>
        </w:r>
      </w:del>
    </w:p>
    <w:p w14:paraId="26AEF925" w14:textId="77777777" w:rsidR="00274D2D" w:rsidRDefault="00F51C27" w:rsidP="00E63144">
      <w:pPr>
        <w:jc w:val="both"/>
      </w:pPr>
      <w:r>
        <w:t xml:space="preserve"> </w:t>
      </w:r>
      <w:r w:rsidR="00C17BF8" w:rsidRPr="0096350E">
        <w:rPr>
          <w:b/>
          <w:bCs/>
        </w:rPr>
        <w:t>JSX</w:t>
      </w:r>
      <w:r w:rsidR="00274D2D" w:rsidRPr="0096350E">
        <w:rPr>
          <w:b/>
          <w:bCs/>
        </w:rPr>
        <w:t>:</w:t>
      </w:r>
      <w:r w:rsidR="00274D2D">
        <w:t xml:space="preserve"> JavaScript XML syntax used in React.</w:t>
      </w:r>
    </w:p>
    <w:p w14:paraId="2198C5D4" w14:textId="77777777" w:rsidR="00274D2D" w:rsidRDefault="00F51C27" w:rsidP="00E63144">
      <w:pPr>
        <w:jc w:val="both"/>
      </w:pPr>
      <w:r>
        <w:t xml:space="preserve"> </w:t>
      </w:r>
      <w:r w:rsidR="00C17BF8" w:rsidRPr="0096350E">
        <w:rPr>
          <w:b/>
          <w:bCs/>
        </w:rPr>
        <w:t>Props</w:t>
      </w:r>
      <w:r w:rsidR="00274D2D" w:rsidRPr="0096350E">
        <w:rPr>
          <w:b/>
          <w:bCs/>
        </w:rPr>
        <w:t>:</w:t>
      </w:r>
      <w:r w:rsidR="00274D2D">
        <w:t xml:space="preserve"> Custom properties for React components.</w:t>
      </w:r>
    </w:p>
    <w:p w14:paraId="7CEA1121" w14:textId="77777777" w:rsidR="00274D2D" w:rsidRDefault="00F51C27" w:rsidP="005A55B7">
      <w:pPr>
        <w:jc w:val="both"/>
      </w:pPr>
      <w:r>
        <w:t xml:space="preserve"> </w:t>
      </w:r>
      <w:r w:rsidR="00C17BF8" w:rsidRPr="0096350E">
        <w:rPr>
          <w:b/>
          <w:bCs/>
        </w:rPr>
        <w:t>State</w:t>
      </w:r>
      <w:r w:rsidR="00274D2D" w:rsidRPr="0096350E">
        <w:rPr>
          <w:b/>
          <w:bCs/>
        </w:rPr>
        <w:t>:</w:t>
      </w:r>
      <w:r w:rsidR="00274D2D">
        <w:t xml:space="preserve"> Data that controls a component's behavior in React.</w:t>
      </w:r>
    </w:p>
    <w:p w14:paraId="3AA02B41" w14:textId="77777777" w:rsidR="00E55931" w:rsidRDefault="00E55931" w:rsidP="00E63144">
      <w:pPr>
        <w:jc w:val="both"/>
      </w:pPr>
    </w:p>
    <w:sectPr w:rsidR="00E55931" w:rsidSect="00E66EDE">
      <w:footerReference w:type="default" r:id="rId32"/>
      <w:pgSz w:w="12240" w:h="15840"/>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4" w:author="Gabriele Sankalaite" w:date="2024-10-01T15:17:00Z" w:initials="GS">
    <w:p w14:paraId="41ECEDA6" w14:textId="77777777" w:rsidR="000314BA" w:rsidRDefault="000314BA" w:rsidP="000314BA">
      <w:pPr>
        <w:pStyle w:val="CommentText"/>
      </w:pPr>
      <w:r>
        <w:rPr>
          <w:rStyle w:val="CommentReference"/>
        </w:rPr>
        <w:annotationRef/>
      </w:r>
      <w:r>
        <w:t>Here we can maybe say Testing the Installation and then proceed with HelloWorld whereas Creating Your First React Native App with Expo should include the steps to create a new app from scratch</w:t>
      </w:r>
    </w:p>
  </w:comment>
  <w:comment w:id="90" w:author="Gabriele Sankalaite" w:date="2024-10-01T15:18:00Z" w:initials="GS">
    <w:p w14:paraId="2BBF374A" w14:textId="77777777" w:rsidR="000314BA" w:rsidRDefault="000314BA" w:rsidP="000314BA">
      <w:pPr>
        <w:pStyle w:val="CommentText"/>
      </w:pPr>
      <w:r>
        <w:rPr>
          <w:rStyle w:val="CommentReference"/>
        </w:rPr>
        <w:annotationRef/>
      </w:r>
      <w:r>
        <w:t>This should be adjusted according to the requirements of starting the app from scratch - which files are absolutely necessary, which files are created automatically, which file will serve as an entry point, etc.</w:t>
      </w:r>
    </w:p>
  </w:comment>
  <w:comment w:id="95" w:author="Gabriele Sankalaite" w:date="2024-10-01T15:19:00Z" w:initials="GS">
    <w:p w14:paraId="0B118EFA" w14:textId="77777777" w:rsidR="000314BA" w:rsidRDefault="000314BA" w:rsidP="000314BA">
      <w:pPr>
        <w:pStyle w:val="CommentText"/>
      </w:pPr>
      <w:r>
        <w:rPr>
          <w:rStyle w:val="CommentReference"/>
        </w:rPr>
        <w:annotationRef/>
      </w:r>
      <w:r>
        <w:t>This whole of section 6 should be updated and use the custom app from scratch</w:t>
      </w:r>
    </w:p>
  </w:comment>
  <w:comment w:id="108" w:author="Gabriele Sankalaite" w:date="2024-10-01T15:21:00Z" w:initials="GS">
    <w:p w14:paraId="5D58D86F" w14:textId="77777777" w:rsidR="008C641F" w:rsidRDefault="008C641F" w:rsidP="008C641F">
      <w:pPr>
        <w:pStyle w:val="CommentText"/>
      </w:pPr>
      <w:r>
        <w:rPr>
          <w:rStyle w:val="CommentReference"/>
        </w:rPr>
        <w:annotationRef/>
      </w:r>
      <w:r>
        <w:t>Include npx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1ECEDA6" w15:done="0"/>
  <w15:commentEx w15:paraId="2BBF374A" w15:done="0"/>
  <w15:commentEx w15:paraId="0B118EFA" w15:done="0"/>
  <w15:commentEx w15:paraId="5D58D8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3187C60" w16cex:dateUtc="2024-10-01T13:17:00Z"/>
  <w16cex:commentExtensible w16cex:durableId="3E5C4BB3" w16cex:dateUtc="2024-10-01T13:18:00Z"/>
  <w16cex:commentExtensible w16cex:durableId="362D0DE7" w16cex:dateUtc="2024-10-01T13:19:00Z"/>
  <w16cex:commentExtensible w16cex:durableId="54FDCB9F" w16cex:dateUtc="2024-10-01T1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1ECEDA6" w16cid:durableId="23187C60"/>
  <w16cid:commentId w16cid:paraId="2BBF374A" w16cid:durableId="3E5C4BB3"/>
  <w16cid:commentId w16cid:paraId="0B118EFA" w16cid:durableId="362D0DE7"/>
  <w16cid:commentId w16cid:paraId="5D58D86F" w16cid:durableId="54FDCB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248B10" w14:textId="77777777" w:rsidR="002C2585" w:rsidRDefault="002C2585" w:rsidP="00F636B9">
      <w:pPr>
        <w:spacing w:after="0" w:line="240" w:lineRule="auto"/>
      </w:pPr>
      <w:r>
        <w:separator/>
      </w:r>
    </w:p>
  </w:endnote>
  <w:endnote w:type="continuationSeparator" w:id="0">
    <w:p w14:paraId="3C2BE069" w14:textId="77777777" w:rsidR="002C2585" w:rsidRDefault="002C2585" w:rsidP="00F63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3407622"/>
      <w:docPartObj>
        <w:docPartGallery w:val="Page Numbers (Bottom of Page)"/>
        <w:docPartUnique/>
      </w:docPartObj>
    </w:sdtPr>
    <w:sdtEndPr>
      <w:rPr>
        <w:color w:val="7F7F7F" w:themeColor="background1" w:themeShade="7F"/>
        <w:spacing w:val="60"/>
      </w:rPr>
    </w:sdtEndPr>
    <w:sdtContent>
      <w:p w14:paraId="73DC295B" w14:textId="77777777" w:rsidR="00F636B9" w:rsidRDefault="00F636B9">
        <w:pPr>
          <w:pStyle w:val="Footer"/>
          <w:pBdr>
            <w:top w:val="single" w:sz="4" w:space="1" w:color="D9D9D9" w:themeColor="background1" w:themeShade="D9"/>
          </w:pBdr>
          <w:jc w:val="right"/>
        </w:pPr>
        <w:r>
          <w:fldChar w:fldCharType="begin"/>
        </w:r>
        <w:r>
          <w:instrText xml:space="preserve"> PAGE   \* MERGEFORMAT </w:instrText>
        </w:r>
        <w:r>
          <w:fldChar w:fldCharType="separate"/>
        </w:r>
        <w:r w:rsidR="00530C99">
          <w:rPr>
            <w:noProof/>
          </w:rPr>
          <w:t>13</w:t>
        </w:r>
        <w:r>
          <w:rPr>
            <w:noProof/>
          </w:rPr>
          <w:fldChar w:fldCharType="end"/>
        </w:r>
        <w:r>
          <w:t xml:space="preserve"> | </w:t>
        </w:r>
        <w:r>
          <w:rPr>
            <w:color w:val="7F7F7F" w:themeColor="background1" w:themeShade="7F"/>
            <w:spacing w:val="60"/>
          </w:rPr>
          <w:t>Page</w:t>
        </w:r>
      </w:p>
    </w:sdtContent>
  </w:sdt>
  <w:p w14:paraId="602B8410" w14:textId="77777777" w:rsidR="00F636B9" w:rsidRDefault="00F63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1931A" w14:textId="77777777" w:rsidR="002C2585" w:rsidRDefault="002C2585" w:rsidP="00F636B9">
      <w:pPr>
        <w:spacing w:after="0" w:line="240" w:lineRule="auto"/>
      </w:pPr>
      <w:r>
        <w:separator/>
      </w:r>
    </w:p>
  </w:footnote>
  <w:footnote w:type="continuationSeparator" w:id="0">
    <w:p w14:paraId="4A1133E3" w14:textId="77777777" w:rsidR="002C2585" w:rsidRDefault="002C2585" w:rsidP="00F63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63183C"/>
    <w:multiLevelType w:val="hybridMultilevel"/>
    <w:tmpl w:val="8CAC0AF4"/>
    <w:lvl w:ilvl="0" w:tplc="286E889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9C1F32"/>
    <w:multiLevelType w:val="multilevel"/>
    <w:tmpl w:val="EAFE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935EBA"/>
    <w:multiLevelType w:val="multilevel"/>
    <w:tmpl w:val="7F24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9636716">
    <w:abstractNumId w:val="1"/>
  </w:num>
  <w:num w:numId="2" w16cid:durableId="312878022">
    <w:abstractNumId w:val="2"/>
  </w:num>
  <w:num w:numId="3" w16cid:durableId="147760144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abriele Sankalaite">
    <w15:presenceInfo w15:providerId="Windows Live" w15:userId="85812e8bbd5c84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89B"/>
    <w:rsid w:val="00011ED5"/>
    <w:rsid w:val="000175A5"/>
    <w:rsid w:val="000314BA"/>
    <w:rsid w:val="00031B6D"/>
    <w:rsid w:val="00035EBA"/>
    <w:rsid w:val="00067519"/>
    <w:rsid w:val="000D4633"/>
    <w:rsid w:val="00157F61"/>
    <w:rsid w:val="00182E06"/>
    <w:rsid w:val="001A42DA"/>
    <w:rsid w:val="001A4CF0"/>
    <w:rsid w:val="001B036D"/>
    <w:rsid w:val="001B6415"/>
    <w:rsid w:val="001E74C0"/>
    <w:rsid w:val="0021003D"/>
    <w:rsid w:val="0025246A"/>
    <w:rsid w:val="00271FB2"/>
    <w:rsid w:val="00274D2D"/>
    <w:rsid w:val="002C2585"/>
    <w:rsid w:val="002D29BB"/>
    <w:rsid w:val="002E4344"/>
    <w:rsid w:val="003601DA"/>
    <w:rsid w:val="00377B3E"/>
    <w:rsid w:val="003B5CB5"/>
    <w:rsid w:val="003D5D18"/>
    <w:rsid w:val="0040495C"/>
    <w:rsid w:val="00404E65"/>
    <w:rsid w:val="0042071E"/>
    <w:rsid w:val="00482D75"/>
    <w:rsid w:val="004C60BB"/>
    <w:rsid w:val="004D1E40"/>
    <w:rsid w:val="004E3A77"/>
    <w:rsid w:val="00517253"/>
    <w:rsid w:val="00530C99"/>
    <w:rsid w:val="00551298"/>
    <w:rsid w:val="00580E3E"/>
    <w:rsid w:val="00587143"/>
    <w:rsid w:val="005A06CA"/>
    <w:rsid w:val="005A55B7"/>
    <w:rsid w:val="00600BAB"/>
    <w:rsid w:val="006356E2"/>
    <w:rsid w:val="006C1F8C"/>
    <w:rsid w:val="006D31C3"/>
    <w:rsid w:val="00701F2B"/>
    <w:rsid w:val="0075192E"/>
    <w:rsid w:val="00791D97"/>
    <w:rsid w:val="007B06FA"/>
    <w:rsid w:val="00864347"/>
    <w:rsid w:val="00896BB3"/>
    <w:rsid w:val="0089789B"/>
    <w:rsid w:val="008B260B"/>
    <w:rsid w:val="008C641F"/>
    <w:rsid w:val="00922CF8"/>
    <w:rsid w:val="0096350E"/>
    <w:rsid w:val="00992EA9"/>
    <w:rsid w:val="009B4488"/>
    <w:rsid w:val="00AB2223"/>
    <w:rsid w:val="00B41BB9"/>
    <w:rsid w:val="00B50308"/>
    <w:rsid w:val="00B901C9"/>
    <w:rsid w:val="00B97137"/>
    <w:rsid w:val="00BB32E2"/>
    <w:rsid w:val="00BE2348"/>
    <w:rsid w:val="00BF2AE8"/>
    <w:rsid w:val="00BF6C1F"/>
    <w:rsid w:val="00C036A9"/>
    <w:rsid w:val="00C17BF8"/>
    <w:rsid w:val="00C5691C"/>
    <w:rsid w:val="00C80345"/>
    <w:rsid w:val="00CC3602"/>
    <w:rsid w:val="00CD34C4"/>
    <w:rsid w:val="00CF13B1"/>
    <w:rsid w:val="00D047AE"/>
    <w:rsid w:val="00D066BC"/>
    <w:rsid w:val="00D17E0E"/>
    <w:rsid w:val="00D23C59"/>
    <w:rsid w:val="00D307E3"/>
    <w:rsid w:val="00E06489"/>
    <w:rsid w:val="00E301D0"/>
    <w:rsid w:val="00E55931"/>
    <w:rsid w:val="00E63144"/>
    <w:rsid w:val="00E666C4"/>
    <w:rsid w:val="00E66EDE"/>
    <w:rsid w:val="00E672DE"/>
    <w:rsid w:val="00E74B6F"/>
    <w:rsid w:val="00ED6B7E"/>
    <w:rsid w:val="00EF0BAD"/>
    <w:rsid w:val="00EF0FB2"/>
    <w:rsid w:val="00F02E8A"/>
    <w:rsid w:val="00F35E2C"/>
    <w:rsid w:val="00F51C27"/>
    <w:rsid w:val="00F636B9"/>
    <w:rsid w:val="00F77910"/>
    <w:rsid w:val="00F93524"/>
    <w:rsid w:val="00FA0A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EC167"/>
  <w15:chartTrackingRefBased/>
  <w15:docId w15:val="{AE428E8B-6E51-4636-B118-7335114EB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5E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5E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5E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07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03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34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5E2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5E2C"/>
    <w:pPr>
      <w:outlineLvl w:val="9"/>
    </w:pPr>
  </w:style>
  <w:style w:type="paragraph" w:styleId="TOC1">
    <w:name w:val="toc 1"/>
    <w:basedOn w:val="Normal"/>
    <w:next w:val="Normal"/>
    <w:autoRedefine/>
    <w:uiPriority w:val="39"/>
    <w:unhideWhenUsed/>
    <w:rsid w:val="00F35E2C"/>
    <w:pPr>
      <w:spacing w:after="100"/>
    </w:pPr>
  </w:style>
  <w:style w:type="character" w:styleId="Hyperlink">
    <w:name w:val="Hyperlink"/>
    <w:basedOn w:val="DefaultParagraphFont"/>
    <w:uiPriority w:val="99"/>
    <w:unhideWhenUsed/>
    <w:rsid w:val="00F35E2C"/>
    <w:rPr>
      <w:color w:val="0563C1" w:themeColor="hyperlink"/>
      <w:u w:val="single"/>
    </w:rPr>
  </w:style>
  <w:style w:type="paragraph" w:styleId="TOC2">
    <w:name w:val="toc 2"/>
    <w:basedOn w:val="Normal"/>
    <w:next w:val="Normal"/>
    <w:autoRedefine/>
    <w:uiPriority w:val="39"/>
    <w:unhideWhenUsed/>
    <w:rsid w:val="00F35E2C"/>
    <w:pPr>
      <w:spacing w:after="100"/>
      <w:ind w:left="220"/>
    </w:pPr>
    <w:rPr>
      <w:rFonts w:eastAsiaTheme="minorEastAsia" w:cs="Times New Roman"/>
    </w:rPr>
  </w:style>
  <w:style w:type="paragraph" w:styleId="TOC3">
    <w:name w:val="toc 3"/>
    <w:basedOn w:val="Normal"/>
    <w:next w:val="Normal"/>
    <w:autoRedefine/>
    <w:uiPriority w:val="39"/>
    <w:unhideWhenUsed/>
    <w:rsid w:val="00F35E2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F35E2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35E2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5A06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B4488"/>
    <w:rPr>
      <w:b/>
      <w:bCs/>
    </w:rPr>
  </w:style>
  <w:style w:type="paragraph" w:styleId="ListParagraph">
    <w:name w:val="List Paragraph"/>
    <w:basedOn w:val="Normal"/>
    <w:uiPriority w:val="34"/>
    <w:qFormat/>
    <w:rsid w:val="00B97137"/>
    <w:pPr>
      <w:ind w:left="720"/>
      <w:contextualSpacing/>
    </w:pPr>
  </w:style>
  <w:style w:type="character" w:customStyle="1" w:styleId="Heading4Char">
    <w:name w:val="Heading 4 Char"/>
    <w:basedOn w:val="DefaultParagraphFont"/>
    <w:link w:val="Heading4"/>
    <w:uiPriority w:val="9"/>
    <w:rsid w:val="0042071E"/>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F636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6B9"/>
  </w:style>
  <w:style w:type="paragraph" w:styleId="Footer">
    <w:name w:val="footer"/>
    <w:basedOn w:val="Normal"/>
    <w:link w:val="FooterChar"/>
    <w:uiPriority w:val="99"/>
    <w:unhideWhenUsed/>
    <w:rsid w:val="00F636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6B9"/>
  </w:style>
  <w:style w:type="paragraph" w:styleId="Revision">
    <w:name w:val="Revision"/>
    <w:hidden/>
    <w:uiPriority w:val="99"/>
    <w:semiHidden/>
    <w:rsid w:val="000314BA"/>
    <w:pPr>
      <w:spacing w:after="0" w:line="240" w:lineRule="auto"/>
    </w:pPr>
  </w:style>
  <w:style w:type="character" w:styleId="CommentReference">
    <w:name w:val="annotation reference"/>
    <w:basedOn w:val="DefaultParagraphFont"/>
    <w:uiPriority w:val="99"/>
    <w:semiHidden/>
    <w:unhideWhenUsed/>
    <w:rsid w:val="000314BA"/>
    <w:rPr>
      <w:sz w:val="16"/>
      <w:szCs w:val="16"/>
    </w:rPr>
  </w:style>
  <w:style w:type="paragraph" w:styleId="CommentText">
    <w:name w:val="annotation text"/>
    <w:basedOn w:val="Normal"/>
    <w:link w:val="CommentTextChar"/>
    <w:uiPriority w:val="99"/>
    <w:unhideWhenUsed/>
    <w:rsid w:val="000314BA"/>
    <w:pPr>
      <w:spacing w:line="240" w:lineRule="auto"/>
    </w:pPr>
    <w:rPr>
      <w:sz w:val="20"/>
      <w:szCs w:val="20"/>
    </w:rPr>
  </w:style>
  <w:style w:type="character" w:customStyle="1" w:styleId="CommentTextChar">
    <w:name w:val="Comment Text Char"/>
    <w:basedOn w:val="DefaultParagraphFont"/>
    <w:link w:val="CommentText"/>
    <w:uiPriority w:val="99"/>
    <w:rsid w:val="000314BA"/>
    <w:rPr>
      <w:sz w:val="20"/>
      <w:szCs w:val="20"/>
    </w:rPr>
  </w:style>
  <w:style w:type="paragraph" w:styleId="CommentSubject">
    <w:name w:val="annotation subject"/>
    <w:basedOn w:val="CommentText"/>
    <w:next w:val="CommentText"/>
    <w:link w:val="CommentSubjectChar"/>
    <w:uiPriority w:val="99"/>
    <w:semiHidden/>
    <w:unhideWhenUsed/>
    <w:rsid w:val="000314BA"/>
    <w:rPr>
      <w:b/>
      <w:bCs/>
    </w:rPr>
  </w:style>
  <w:style w:type="character" w:customStyle="1" w:styleId="CommentSubjectChar">
    <w:name w:val="Comment Subject Char"/>
    <w:basedOn w:val="CommentTextChar"/>
    <w:link w:val="CommentSubject"/>
    <w:uiPriority w:val="99"/>
    <w:semiHidden/>
    <w:rsid w:val="000314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403764">
      <w:bodyDiv w:val="1"/>
      <w:marLeft w:val="0"/>
      <w:marRight w:val="0"/>
      <w:marTop w:val="0"/>
      <w:marBottom w:val="0"/>
      <w:divBdr>
        <w:top w:val="none" w:sz="0" w:space="0" w:color="auto"/>
        <w:left w:val="none" w:sz="0" w:space="0" w:color="auto"/>
        <w:bottom w:val="none" w:sz="0" w:space="0" w:color="auto"/>
        <w:right w:val="none" w:sz="0" w:space="0" w:color="auto"/>
      </w:divBdr>
    </w:div>
    <w:div w:id="815533966">
      <w:bodyDiv w:val="1"/>
      <w:marLeft w:val="0"/>
      <w:marRight w:val="0"/>
      <w:marTop w:val="0"/>
      <w:marBottom w:val="0"/>
      <w:divBdr>
        <w:top w:val="none" w:sz="0" w:space="0" w:color="auto"/>
        <w:left w:val="none" w:sz="0" w:space="0" w:color="auto"/>
        <w:bottom w:val="none" w:sz="0" w:space="0" w:color="auto"/>
        <w:right w:val="none" w:sz="0" w:space="0" w:color="auto"/>
      </w:divBdr>
    </w:div>
    <w:div w:id="890774456">
      <w:bodyDiv w:val="1"/>
      <w:marLeft w:val="0"/>
      <w:marRight w:val="0"/>
      <w:marTop w:val="0"/>
      <w:marBottom w:val="0"/>
      <w:divBdr>
        <w:top w:val="none" w:sz="0" w:space="0" w:color="auto"/>
        <w:left w:val="none" w:sz="0" w:space="0" w:color="auto"/>
        <w:bottom w:val="none" w:sz="0" w:space="0" w:color="auto"/>
        <w:right w:val="none" w:sz="0" w:space="0" w:color="auto"/>
      </w:divBdr>
    </w:div>
    <w:div w:id="902984523">
      <w:bodyDiv w:val="1"/>
      <w:marLeft w:val="0"/>
      <w:marRight w:val="0"/>
      <w:marTop w:val="0"/>
      <w:marBottom w:val="0"/>
      <w:divBdr>
        <w:top w:val="none" w:sz="0" w:space="0" w:color="auto"/>
        <w:left w:val="none" w:sz="0" w:space="0" w:color="auto"/>
        <w:bottom w:val="none" w:sz="0" w:space="0" w:color="auto"/>
        <w:right w:val="none" w:sz="0" w:space="0" w:color="auto"/>
      </w:divBdr>
    </w:div>
    <w:div w:id="141382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hyperlink" Target="https://reactnative.dev/docs/getting-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reactjs.org/" TargetMode="External"/><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eveloper.mozilla.org/en-US/docs/Web/JavaScrip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7CAE2-C891-49FB-8084-EF0221D51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1833</Words>
  <Characters>10450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dc:creator>
  <cp:keywords/>
  <dc:description/>
  <cp:lastModifiedBy>Gabriele Sankalaite</cp:lastModifiedBy>
  <cp:revision>2</cp:revision>
  <cp:lastPrinted>2024-10-01T10:52:00Z</cp:lastPrinted>
  <dcterms:created xsi:type="dcterms:W3CDTF">2024-10-01T13:21:00Z</dcterms:created>
  <dcterms:modified xsi:type="dcterms:W3CDTF">2024-10-01T13:21:00Z</dcterms:modified>
</cp:coreProperties>
</file>